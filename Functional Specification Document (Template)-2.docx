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85"/>
      </w:pPr>
      <w:r/>
      <w:r/>
    </w:p>
    <w:tbl>
      <w:tblPr>
        <w:tblW w:w="8820" w:type="dxa"/>
        <w:jc w:val="center"/>
        <w:tblInd w:w="-180" w:type="dxa"/>
        <w:tblLayout w:type="fixed"/>
        <w:tblCellMar>
          <w:left w:w="108" w:type="dxa"/>
          <w:top w:w="0" w:type="dxa"/>
          <w:right w:w="108" w:type="dxa"/>
          <w:bottom w:w="0" w:type="dxa"/>
        </w:tblCellMar>
        <w:tblLook w:val="04A0" w:firstRow="1" w:lastRow="0" w:firstColumn="1" w:lastColumn="0" w:noHBand="0" w:noVBand="1"/>
      </w:tblPr>
      <w:tblGrid>
        <w:gridCol w:w="8820"/>
      </w:tblGrid>
      <w:tr>
        <w:trPr>
          <w:trHeight w:val="12085"/>
        </w:trPr>
        <w:tc>
          <w:tcPr>
            <w:tcBorders>
              <w:top w:val="none" w:color="000000" w:sz="0" w:space="0"/>
              <w:left w:val="none" w:color="000000" w:sz="0" w:space="0"/>
              <w:bottom w:val="none" w:color="000000" w:sz="0" w:space="0"/>
              <w:right w:val="none" w:color="000000" w:sz="0" w:space="0"/>
            </w:tcBorders>
            <w:tcW w:w="8820" w:type="nil"/>
            <w:vAlign w:val="top"/>
            <w:textDirection w:val="lrTb"/>
            <w:noWrap w:val="false"/>
          </w:tcPr>
          <w:p>
            <w:pPr>
              <w:pStyle w:val="913"/>
              <w:rPr>
                <w:rFonts w:ascii="Verdana" w:hAnsi="Verdana"/>
                <w:szCs w:val="72"/>
              </w:rPr>
              <w:pBdr>
                <w:bottom w:val="single" w:color="000000" w:sz="4" w:space="1"/>
              </w:pBdr>
            </w:pPr>
            <w:r>
              <w:rPr>
                <w:rFonts w:ascii="Verdana" w:hAnsi="Verdana"/>
                <w:szCs w:val="72"/>
              </w:rPr>
            </w:r>
            <w:r/>
          </w:p>
          <w:p>
            <w:pPr>
              <w:pStyle w:val="913"/>
              <w:rPr>
                <w:rFonts w:ascii="Verdana" w:hAnsi="Verdana"/>
                <w:szCs w:val="72"/>
              </w:rPr>
              <w:pBdr>
                <w:bottom w:val="single" w:color="000000" w:sz="4" w:space="1"/>
              </w:pBdr>
            </w:pPr>
            <w:r>
              <w:rPr>
                <w:rFonts w:ascii="Verdana" w:hAnsi="Verdana"/>
                <w:sz w:val="36"/>
              </w:rPr>
              <w:t xml:space="preserve">Functional </w:t>
            </w:r>
            <w:r>
              <w:rPr>
                <w:rFonts w:ascii="Verdana" w:hAnsi="Verdana"/>
                <w:sz w:val="36"/>
                <w:lang w:val="en-US"/>
              </w:rPr>
              <w:t xml:space="preserve">Specification</w:t>
            </w:r>
            <w:r>
              <w:rPr>
                <w:rFonts w:ascii="Verdana" w:hAnsi="Verdana"/>
                <w:sz w:val="36"/>
              </w:rPr>
              <w:t xml:space="preserve">s Document</w:t>
            </w:r>
            <w:r>
              <w:rPr>
                <w:rFonts w:ascii="Verdana" w:hAnsi="Verdana"/>
                <w:szCs w:val="72"/>
              </w:rPr>
            </w:r>
            <w:r/>
          </w:p>
          <w:p>
            <w:pPr>
              <w:pStyle w:val="931"/>
            </w:pPr>
            <w:r/>
            <w:r/>
          </w:p>
          <w:p>
            <w:pPr>
              <w:pStyle w:val="931"/>
            </w:pPr>
            <w:r/>
            <w:r/>
          </w:p>
          <w:p>
            <w:pPr>
              <w:pStyle w:val="931"/>
              <w:jc w:val="center"/>
              <w:rPr>
                <w:lang w:val="en-US"/>
              </w:rPr>
            </w:pPr>
            <w:r>
              <w:rPr>
                <w:lang w:val="en-US"/>
              </w:rPr>
              <w:t xml:space="preserve">Interior Recommendation System</w:t>
            </w:r>
            <w:r>
              <w:rPr>
                <w:lang w:val="en-US"/>
              </w:rPr>
            </w:r>
            <w:r/>
          </w:p>
          <w:p>
            <w:pPr>
              <w:pStyle w:val="931"/>
            </w:pPr>
            <w:r/>
            <w:r/>
          </w:p>
          <w:p>
            <w:pPr>
              <w:pStyle w:val="931"/>
              <w:rPr>
                <w:sz w:val="24"/>
              </w:rPr>
            </w:pPr>
            <w:r>
              <w:rPr>
                <w:sz w:val="24"/>
              </w:rPr>
            </w:r>
            <w:r/>
          </w:p>
          <w:p>
            <w:pPr>
              <w:pStyle w:val="885"/>
              <w:rPr>
                <w:rFonts w:ascii="Arial Black" w:hAnsi="Arial Black"/>
              </w:rPr>
            </w:pPr>
            <w:r>
              <w:rPr>
                <w:rFonts w:ascii="Arial Black" w:hAnsi="Arial Black"/>
              </w:rPr>
              <w:t xml:space="preserve">Project Code:</w:t>
            </w:r>
            <w:r>
              <w:rPr>
                <w:rFonts w:ascii="Arial Black" w:hAnsi="Arial Black"/>
              </w:rPr>
            </w:r>
            <w:r/>
          </w:p>
          <w:p>
            <w:pPr>
              <w:pStyle w:val="885"/>
              <w:rPr>
                <w:rFonts w:ascii="Arial Black" w:hAnsi="Arial Black"/>
              </w:rPr>
            </w:pPr>
            <w:r>
              <w:rPr>
                <w:rFonts w:ascii="Arial Black" w:hAnsi="Arial Black"/>
              </w:rPr>
              <w:t xml:space="preserve">                           PR_CD_29010</w:t>
            </w:r>
            <w:r/>
          </w:p>
          <w:p>
            <w:pPr>
              <w:pStyle w:val="885"/>
              <w:rPr>
                <w:rFonts w:ascii="Arial Black" w:hAnsi="Arial Black"/>
              </w:rPr>
            </w:pPr>
            <w:r>
              <w:rPr>
                <w:rFonts w:ascii="Arial Black" w:hAnsi="Arial Black"/>
              </w:rPr>
            </w:r>
            <w:r/>
          </w:p>
          <w:p>
            <w:pPr>
              <w:pStyle w:val="885"/>
              <w:rPr>
                <w:rFonts w:ascii="Arial Black" w:hAnsi="Arial Black"/>
              </w:rPr>
            </w:pPr>
            <w:r>
              <w:rPr>
                <w:rFonts w:ascii="Arial Black" w:hAnsi="Arial Black"/>
              </w:rPr>
              <w:t xml:space="preserve">Internal Advisor:</w:t>
            </w:r>
            <w:r>
              <w:rPr>
                <w:rFonts w:ascii="Arial Black" w:hAnsi="Arial Black"/>
              </w:rPr>
            </w:r>
            <w:r/>
          </w:p>
          <w:p>
            <w:pPr>
              <w:pStyle w:val="885"/>
              <w:rPr>
                <w:rFonts w:ascii="Arial Black" w:hAnsi="Arial Black"/>
              </w:rPr>
            </w:pPr>
            <w:r>
              <w:rPr>
                <w:rFonts w:ascii="Arial Black" w:hAnsi="Arial Black"/>
              </w:rPr>
              <w:t xml:space="preserve">                            Tayyba Adien</w:t>
            </w:r>
            <w:r/>
          </w:p>
          <w:p>
            <w:pPr>
              <w:pStyle w:val="885"/>
              <w:rPr>
                <w:rFonts w:ascii="Arial Black" w:hAnsi="Arial Black"/>
              </w:rPr>
            </w:pPr>
            <w:r>
              <w:rPr>
                <w:rFonts w:ascii="Arial Black" w:hAnsi="Arial Black"/>
              </w:rPr>
            </w:r>
            <w:r/>
          </w:p>
          <w:p>
            <w:pPr>
              <w:pStyle w:val="885"/>
              <w:rPr>
                <w:rFonts w:ascii="Arial Black" w:hAnsi="Arial Black"/>
              </w:rPr>
            </w:pPr>
            <w:r>
              <w:rPr>
                <w:rFonts w:ascii="Arial Black" w:hAnsi="Arial Black"/>
              </w:rPr>
              <w:t xml:space="preserve">External Advisor:</w:t>
            </w:r>
            <w:r>
              <w:rPr>
                <w:rFonts w:ascii="Arial Black" w:hAnsi="Arial Black"/>
              </w:rPr>
            </w:r>
            <w:r/>
          </w:p>
          <w:p>
            <w:pPr>
              <w:pStyle w:val="885"/>
              <w:rPr>
                <w:rFonts w:ascii="Arial Black" w:hAnsi="Arial Black"/>
              </w:rPr>
            </w:pPr>
            <w:r>
              <w:rPr>
                <w:rFonts w:ascii="Arial Black" w:hAnsi="Arial Black"/>
              </w:rPr>
              <w:t xml:space="preserve">                            Mam Daima</w:t>
            </w:r>
            <w:r/>
          </w:p>
          <w:p>
            <w:pPr>
              <w:pStyle w:val="885"/>
              <w:rPr>
                <w:rFonts w:ascii="Arial Black" w:hAnsi="Arial Black"/>
              </w:rPr>
            </w:pPr>
            <w:r>
              <w:rPr>
                <w:rFonts w:ascii="Arial Black" w:hAnsi="Arial Black"/>
              </w:rPr>
            </w:r>
            <w:r/>
          </w:p>
          <w:p>
            <w:pPr>
              <w:pStyle w:val="885"/>
              <w:rPr>
                <w:rFonts w:ascii="Arial Black" w:hAnsi="Arial Black"/>
                <w:highlight w:val="none"/>
              </w:rPr>
            </w:pPr>
            <w:r>
              <w:rPr>
                <w:rFonts w:ascii="Arial Black" w:hAnsi="Arial Black"/>
              </w:rPr>
              <w:t xml:space="preserve">Project Manager:</w:t>
            </w:r>
            <w:r>
              <w:rPr>
                <w:rFonts w:ascii="Arial Black" w:hAnsi="Arial Black"/>
              </w:rPr>
            </w:r>
            <w:r/>
          </w:p>
          <w:p>
            <w:pPr>
              <w:rPr>
                <w:rFonts w:ascii="Arial Black" w:hAnsi="Arial Black"/>
                <w:highlight w:val="none"/>
              </w:rPr>
            </w:pPr>
            <w:r>
              <w:rPr>
                <w:rFonts w:ascii="Arial Black" w:hAnsi="Arial Black"/>
                <w:highlight w:val="none"/>
              </w:rPr>
              <w:t xml:space="preserve">                       </w:t>
            </w:r>
            <w:r>
              <w:rPr>
                <w:rFonts w:ascii="Arial Black" w:hAnsi="Arial Black"/>
                <w:highlight w:val="none"/>
              </w:rPr>
              <w:t xml:space="preserve">      Tayyba Adien</w:t>
            </w:r>
            <w:r>
              <w:rPr>
                <w:rFonts w:ascii="Arial Black" w:hAnsi="Arial Black"/>
                <w:highlight w:val="none"/>
              </w:rPr>
            </w:r>
            <w:r/>
          </w:p>
          <w:p>
            <w:pPr>
              <w:pStyle w:val="885"/>
              <w:rPr>
                <w:rFonts w:ascii="Arial Black" w:hAnsi="Arial Black"/>
              </w:rPr>
            </w:pPr>
            <w:r>
              <w:rPr>
                <w:rFonts w:ascii="Arial Black" w:hAnsi="Arial Black"/>
              </w:rPr>
            </w:r>
            <w:r/>
          </w:p>
          <w:p>
            <w:pPr>
              <w:pStyle w:val="885"/>
              <w:rPr>
                <w:rFonts w:ascii="Arial Black" w:hAnsi="Arial Black"/>
              </w:rPr>
            </w:pPr>
            <w:r>
              <w:rPr>
                <w:rFonts w:ascii="Arial Black" w:hAnsi="Arial Black"/>
              </w:rPr>
              <w:t xml:space="preserve">Project Team:</w:t>
            </w:r>
            <w:r>
              <w:rPr>
                <w:rFonts w:ascii="Arial Black" w:hAnsi="Arial Black"/>
              </w:rPr>
            </w:r>
            <w:r/>
          </w:p>
          <w:p>
            <w:pPr>
              <w:pStyle w:val="885"/>
              <w:rPr>
                <w:rFonts w:ascii="Arial Black" w:hAnsi="Arial Black"/>
              </w:rPr>
            </w:pPr>
            <w:r>
              <w:rPr>
                <w:rFonts w:ascii="Arial Black" w:hAnsi="Arial Black"/>
              </w:rPr>
              <w:t xml:space="preserve">                            Tayyba Adien</w:t>
            </w:r>
            <w:r/>
          </w:p>
          <w:p>
            <w:r>
              <w:rPr>
                <w:rFonts w:ascii="Arial Black" w:hAnsi="Arial Black"/>
                <w:highlight w:val="none"/>
              </w:rPr>
            </w:r>
            <w:r>
              <w:rPr>
                <w:rFonts w:ascii="Arial Black" w:hAnsi="Arial Black"/>
                <w:highlight w:val="none"/>
              </w:rPr>
            </w:r>
            <w:r/>
          </w:p>
          <w:p>
            <w:pPr>
              <w:pStyle w:val="885"/>
              <w:rPr>
                <w:rFonts w:ascii="Arial Black" w:hAnsi="Arial Black"/>
                <w:highlight w:val="none"/>
              </w:rPr>
            </w:pPr>
            <w:r>
              <w:rPr>
                <w:rFonts w:ascii="Arial Black" w:hAnsi="Arial Black"/>
              </w:rPr>
              <w:t xml:space="preserve">Submission Date:</w:t>
            </w:r>
            <w:r/>
          </w:p>
          <w:p>
            <w:pPr>
              <w:rPr>
                <w:rFonts w:ascii="Arial Black" w:hAnsi="Arial Black"/>
                <w:highlight w:val="none"/>
              </w:rPr>
            </w:pPr>
            <w:r>
              <w:rPr>
                <w:rFonts w:ascii="Arial Black" w:hAnsi="Arial Black"/>
                <w:highlight w:val="none"/>
              </w:rPr>
              <w:t xml:space="preserve">                                06/07/2022</w:t>
            </w:r>
            <w:r>
              <w:rPr>
                <w:rFonts w:ascii="Arial Black" w:hAnsi="Arial Black"/>
                <w:highlight w:val="none"/>
              </w:rPr>
            </w:r>
            <w:r/>
          </w:p>
          <w:p>
            <w:pPr>
              <w:pStyle w:val="931"/>
            </w:pPr>
            <w:r/>
            <w:r/>
          </w:p>
          <w:p>
            <w:pPr>
              <w:pStyle w:val="931"/>
            </w:pPr>
            <w:r/>
            <w:r/>
          </w:p>
          <w:p>
            <w:pPr>
              <w:pStyle w:val="931"/>
            </w:pPr>
            <w:r/>
            <w:r/>
          </w:p>
          <w:p>
            <w:pPr>
              <w:pStyle w:val="931"/>
            </w:pPr>
            <w:r/>
            <w:r/>
          </w:p>
          <w:p>
            <w:pPr>
              <w:pStyle w:val="931"/>
            </w:pPr>
            <w:r/>
            <w:r/>
          </w:p>
          <w:p>
            <w:pPr>
              <w:pStyle w:val="931"/>
            </w:pPr>
            <w:r/>
            <w:r/>
          </w:p>
          <w:p>
            <w:pPr>
              <w:pStyle w:val="931"/>
            </w:pPr>
            <w:r/>
            <w:r/>
          </w:p>
          <w:p>
            <w:pPr>
              <w:pStyle w:val="931"/>
            </w:pPr>
            <w:r/>
            <w:r/>
          </w:p>
          <w:p>
            <w:pPr>
              <w:pStyle w:val="931"/>
            </w:pPr>
            <w:r/>
            <w:r/>
          </w:p>
          <w:p>
            <w:pPr>
              <w:pStyle w:val="888"/>
            </w:pPr>
            <w:r>
              <w:t xml:space="preserve">                               _____________________   </w:t>
            </w:r>
            <w:r>
              <w:rPr>
                <w:b/>
                <w:bCs/>
                <w:sz w:val="20"/>
                <w:szCs w:val="24"/>
              </w:rPr>
              <w:t xml:space="preserve">Project Manager’s Signature</w:t>
            </w:r>
            <w:r/>
          </w:p>
        </w:tc>
      </w:tr>
    </w:tbl>
    <w:p>
      <w:pPr>
        <w:pStyle w:val="885"/>
      </w:pPr>
      <w:r/>
      <w:r/>
    </w:p>
    <w:p>
      <w:pPr>
        <w:pStyle w:val="885"/>
      </w:pPr>
      <w:r/>
      <w:r/>
    </w:p>
    <w:p>
      <w:pPr>
        <w:pStyle w:val="885"/>
      </w:pPr>
      <w:r/>
      <w:r/>
    </w:p>
    <w:p>
      <w:pPr>
        <w:pStyle w:val="885"/>
      </w:pPr>
      <w:r/>
      <w:r/>
    </w:p>
    <w:p>
      <w:pPr>
        <w:pStyle w:val="885"/>
      </w:pPr>
      <w:r/>
      <w:r/>
    </w:p>
    <w:p>
      <w:pPr>
        <w:pStyle w:val="885"/>
        <w:jc w:val="center"/>
        <w:rPr>
          <w:rFonts w:ascii="Arial" w:hAnsi="Arial"/>
          <w:b/>
          <w:bCs/>
          <w:sz w:val="32"/>
        </w:rPr>
        <w:pBdr>
          <w:bottom w:val="single" w:color="000000" w:sz="12" w:space="1"/>
        </w:pBdr>
      </w:pPr>
      <w:r>
        <w:br w:type="page"/>
      </w:r>
      <w:ins w:id="0" w:author="Farrukh Saleem" w:date="2002-03-05T10:12:00Z">
        <w:r>
          <w:rPr>
            <w:rFonts w:ascii="Arial" w:hAnsi="Arial"/>
            <w:b/>
            <w:bCs/>
            <w:sz w:val="32"/>
          </w:rPr>
          <w:t xml:space="preserve">Table of Contents</w:t>
        </w:r>
      </w:ins>
      <w:r>
        <w:rPr>
          <w:rFonts w:ascii="Arial" w:hAnsi="Arial"/>
          <w:b/>
          <w:bCs/>
          <w:sz w:val="32"/>
        </w:rPr>
      </w:r>
      <w:r/>
    </w:p>
    <w:p>
      <w:pPr>
        <w:pStyle w:val="885"/>
        <w:rPr>
          <w:del w:id="1"/>
        </w:rPr>
      </w:pPr>
      <w:r/>
      <w:del w:id="2">
        <w:r/>
      </w:del>
    </w:p>
    <w:p>
      <w:pPr>
        <w:pStyle w:val="885"/>
        <w:jc w:val="both"/>
      </w:pPr>
      <w:r/>
      <w:r/>
    </w:p>
    <w:p>
      <w:pPr>
        <w:pStyle w:val="914"/>
        <w:tabs>
          <w:tab w:val="left" w:pos="720" w:leader="none"/>
          <w:tab w:val="right" w:pos="9350" w:leader="dot"/>
        </w:tabs>
        <w:rPr>
          <w:b w:val="0"/>
          <w:bCs w:val="0"/>
        </w:rPr>
      </w:pPr>
      <w:r/>
      <w:bookmarkStart w:id="0" w:name="_Toc5423677"/>
      <w:r>
        <w:rPr>
          <w:b w:val="0"/>
          <w:sz w:val="26"/>
          <w:szCs w:val="20"/>
        </w:rPr>
        <w:fldChar w:fldCharType="begin"/>
      </w:r>
      <w:r>
        <w:rPr>
          <w:b w:val="0"/>
          <w:sz w:val="26"/>
          <w:szCs w:val="20"/>
        </w:rPr>
        <w:instrText xml:space="preserve"> TOC \h \z \t "Heading 1,1,Heading 2,2,h1,2,H2,3,H3,4" </w:instrText>
      </w:r>
      <w:r>
        <w:rPr>
          <w:b w:val="0"/>
          <w:sz w:val="26"/>
          <w:szCs w:val="20"/>
        </w:rPr>
        <w:fldChar w:fldCharType="separate"/>
      </w:r>
      <w:r>
        <w:rPr>
          <w:rStyle w:val="909"/>
        </w:rPr>
        <w:fldChar w:fldCharType="begin"/>
      </w:r>
      <w:r>
        <w:rPr>
          <w:rStyle w:val="909"/>
        </w:rPr>
        <w:instrText xml:space="preserve"> </w:instrText>
      </w:r>
      <w:r>
        <w:instrText xml:space="preserve">HYPERLINK \l "_Toc51415498"</w:instrText>
      </w:r>
      <w:r>
        <w:rPr>
          <w:rStyle w:val="909"/>
        </w:rPr>
        <w:instrText xml:space="preserve"> </w:instrText>
      </w:r>
      <w:r>
        <w:rPr>
          <w:rStyle w:val="909"/>
        </w:rPr>
        <w:fldChar w:fldCharType="separate"/>
      </w:r>
      <w:r>
        <w:rPr>
          <w:rStyle w:val="909"/>
        </w:rPr>
        <w:t xml:space="preserve">1.</w:t>
      </w:r>
      <w:r>
        <w:rPr>
          <w:b w:val="0"/>
          <w:bCs w:val="0"/>
        </w:rPr>
        <w:tab/>
      </w:r>
      <w:r>
        <w:rPr>
          <w:rStyle w:val="909"/>
        </w:rPr>
        <w:t xml:space="preserve">Introduction</w:t>
      </w:r>
      <w:r>
        <w:tab/>
      </w:r>
      <w:r>
        <w:fldChar w:fldCharType="begin"/>
      </w:r>
      <w:r>
        <w:instrText xml:space="preserve"> PAGEREF _Toc51415498 \h </w:instrText>
      </w:r>
      <w:r>
        <w:fldChar w:fldCharType="separate"/>
      </w:r>
      <w:r>
        <w:t xml:space="preserve">4</w:t>
      </w:r>
      <w:r>
        <w:fldChar w:fldCharType="end"/>
      </w:r>
      <w:r>
        <w:rPr>
          <w:rStyle w:val="909"/>
        </w:rPr>
        <w:fldChar w:fldCharType="end"/>
      </w:r>
      <w:r>
        <w:rPr>
          <w:b w:val="0"/>
          <w:bCs w:val="0"/>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"_Toc51415499"</w:instrText>
      </w:r>
      <w:r>
        <w:rPr>
          <w:rStyle w:val="909"/>
        </w:rPr>
        <w:instrText xml:space="preserve"> </w:instrText>
      </w:r>
      <w:r>
        <w:rPr>
          <w:rStyle w:val="909"/>
        </w:rPr>
        <w:fldChar w:fldCharType="separate"/>
      </w:r>
      <w:r>
        <w:rPr>
          <w:rStyle w:val="909"/>
          <w:rFonts w:ascii="Arial" w:hAnsi="Arial"/>
          <w:szCs w:val="28"/>
        </w:rPr>
        <w:t xml:space="preserve">1.1</w:t>
      </w:r>
      <w:r>
        <w:rPr>
          <w:sz w:val="24"/>
        </w:rPr>
        <w:tab/>
      </w:r>
      <w:r>
        <w:rPr>
          <w:rStyle w:val="909"/>
          <w:rFonts w:ascii="Arial" w:hAnsi="Arial"/>
          <w:szCs w:val="28"/>
        </w:rPr>
        <w:t xml:space="preserve">Purpose of Document</w:t>
      </w:r>
      <w:r>
        <w:tab/>
      </w:r>
      <w:r>
        <w:fldChar w:fldCharType="begin"/>
      </w:r>
      <w:r>
        <w:instrText xml:space="preserve"> PAGEREF _Toc51415499 \h </w:instrText>
      </w:r>
      <w:r>
        <w:fldChar w:fldCharType="separate"/>
      </w:r>
      <w:r>
        <w:t xml:space="preserve">4</w:t>
      </w:r>
      <w:r>
        <w:fldChar w:fldCharType="end"/>
      </w:r>
      <w:r>
        <w:rPr>
          <w:rStyle w:val="909"/>
        </w:rPr>
        <w:fldChar w:fldCharType="end"/>
      </w:r>
      <w:r>
        <w:rPr>
          <w:sz w:val="24"/>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"_Toc51415500"</w:instrText>
      </w:r>
      <w:r>
        <w:rPr>
          <w:rStyle w:val="909"/>
        </w:rPr>
        <w:instrText xml:space="preserve"> </w:instrText>
      </w:r>
      <w:r>
        <w:rPr>
          <w:rStyle w:val="909"/>
        </w:rPr>
        <w:fldChar w:fldCharType="separate"/>
      </w:r>
      <w:r>
        <w:rPr>
          <w:rStyle w:val="909"/>
          <w:rFonts w:ascii="Arial" w:hAnsi="Arial"/>
          <w:szCs w:val="28"/>
        </w:rPr>
        <w:t xml:space="preserve">1.2</w:t>
      </w:r>
      <w:r>
        <w:rPr>
          <w:sz w:val="24"/>
        </w:rPr>
        <w:tab/>
      </w:r>
      <w:r>
        <w:rPr>
          <w:rStyle w:val="909"/>
          <w:rFonts w:ascii="Arial" w:hAnsi="Arial"/>
          <w:szCs w:val="28"/>
        </w:rPr>
        <w:t xml:space="preserve">Project Overview</w:t>
      </w:r>
      <w:r>
        <w:tab/>
      </w:r>
      <w:r>
        <w:fldChar w:fldCharType="begin"/>
      </w:r>
      <w:r>
        <w:instrText xml:space="preserve"> PAGEREF _Toc51415500 \h </w:instrText>
      </w:r>
      <w:r>
        <w:fldChar w:fldCharType="separate"/>
      </w:r>
      <w:r>
        <w:t xml:space="preserve">4</w:t>
      </w:r>
      <w:r>
        <w:fldChar w:fldCharType="end"/>
      </w:r>
      <w:r>
        <w:rPr>
          <w:rStyle w:val="909"/>
        </w:rPr>
        <w:fldChar w:fldCharType="end"/>
      </w:r>
      <w:r>
        <w:rPr>
          <w:sz w:val="24"/>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"_Toc51415501"</w:instrText>
      </w:r>
      <w:r>
        <w:rPr>
          <w:rStyle w:val="909"/>
        </w:rPr>
        <w:instrText xml:space="preserve"> </w:instrText>
      </w:r>
      <w:r>
        <w:rPr>
          <w:rStyle w:val="909"/>
        </w:rPr>
        <w:fldChar w:fldCharType="separate"/>
      </w:r>
      <w:r>
        <w:rPr>
          <w:rStyle w:val="909"/>
          <w:rFonts w:ascii="Arial" w:hAnsi="Arial"/>
          <w:szCs w:val="28"/>
        </w:rPr>
        <w:t xml:space="preserve">1.3</w:t>
      </w:r>
      <w:r>
        <w:rPr>
          <w:sz w:val="24"/>
        </w:rPr>
        <w:tab/>
      </w:r>
      <w:r>
        <w:rPr>
          <w:rStyle w:val="909"/>
          <w:rFonts w:ascii="Arial" w:hAnsi="Arial"/>
          <w:szCs w:val="28"/>
        </w:rPr>
        <w:t xml:space="preserve">Scope</w:t>
      </w:r>
      <w:r>
        <w:tab/>
      </w:r>
      <w:r>
        <w:fldChar w:fldCharType="begin"/>
      </w:r>
      <w:r>
        <w:instrText xml:space="preserve"> PAGEREF _Toc51415501 \h </w:instrText>
      </w:r>
      <w:r>
        <w:fldChar w:fldCharType="separate"/>
      </w:r>
      <w:r>
        <w:t xml:space="preserve">4</w:t>
      </w:r>
      <w:r>
        <w:fldChar w:fldCharType="end"/>
      </w:r>
      <w:r>
        <w:rPr>
          <w:rStyle w:val="909"/>
        </w:rPr>
        <w:fldChar w:fldCharType="end"/>
      </w:r>
      <w:r>
        <w:rPr>
          <w:sz w:val="24"/>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"_Toc51415502"</w:instrText>
      </w:r>
      <w:r>
        <w:rPr>
          <w:rStyle w:val="909"/>
        </w:rPr>
        <w:instrText xml:space="preserve"> </w:instrText>
      </w:r>
      <w:r>
        <w:rPr>
          <w:rStyle w:val="909"/>
        </w:rPr>
        <w:fldChar w:fldCharType="separate"/>
      </w:r>
      <w:r>
        <w:rPr>
          <w:rStyle w:val="909"/>
        </w:rPr>
        <w:t xml:space="preserve">2.</w:t>
      </w:r>
      <w:r>
        <w:rPr>
          <w:b w:val="0"/>
          <w:bCs w:val="0"/>
        </w:rPr>
        <w:tab/>
      </w:r>
      <w:r>
        <w:rPr>
          <w:rStyle w:val="909"/>
        </w:rPr>
        <w:t xml:space="preserve">Functional Requirements</w:t>
      </w:r>
      <w:r>
        <w:tab/>
      </w:r>
      <w:r>
        <w:fldChar w:fldCharType="begin"/>
      </w:r>
      <w:r>
        <w:instrText xml:space="preserve"> PAGEREF _Toc51415502 \h </w:instrText>
      </w:r>
      <w:r>
        <w:fldChar w:fldCharType="separate"/>
      </w:r>
      <w:r>
        <w:t xml:space="preserve">4</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"_Toc51415503"</w:instrText>
      </w:r>
      <w:r>
        <w:rPr>
          <w:rStyle w:val="909"/>
        </w:rPr>
        <w:instrText xml:space="preserve"> </w:instrText>
      </w:r>
      <w:r>
        <w:rPr>
          <w:rStyle w:val="909"/>
        </w:rPr>
        <w:fldChar w:fldCharType="separate"/>
      </w:r>
      <w:r>
        <w:rPr>
          <w:rStyle w:val="909"/>
        </w:rPr>
        <w:t xml:space="preserve">3.</w:t>
      </w:r>
      <w:r>
        <w:rPr>
          <w:b w:val="0"/>
          <w:bCs w:val="0"/>
        </w:rPr>
        <w:tab/>
      </w:r>
      <w:r>
        <w:rPr>
          <w:rStyle w:val="909"/>
        </w:rPr>
        <w:t xml:space="preserve">Non-functional Requirements</w:t>
      </w:r>
      <w:r>
        <w:tab/>
      </w:r>
      <w:r>
        <w:fldChar w:fldCharType="begin"/>
      </w:r>
      <w:r>
        <w:instrText xml:space="preserve"> PAGEREF _Toc51415503 \h </w:instrText>
      </w:r>
      <w:r>
        <w:fldChar w:fldCharType="separate"/>
      </w:r>
      <w:r>
        <w:t xml:space="preserve">4</w:t>
      </w:r>
      <w:r>
        <w:fldChar w:fldCharType="end"/>
      </w:r>
      <w:r>
        <w:rPr>
          <w:rStyle w:val="909"/>
        </w:rPr>
        <w:fldChar w:fldCharType="end"/>
      </w:r>
      <w:r>
        <w:rPr>
          <w:b w:val="0"/>
          <w:bCs w:val="0"/>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"_Toc51415504"</w:instrText>
      </w:r>
      <w:r>
        <w:rPr>
          <w:rStyle w:val="909"/>
        </w:rPr>
        <w:instrText xml:space="preserve"> </w:instrText>
      </w:r>
      <w:r>
        <w:rPr>
          <w:rStyle w:val="909"/>
        </w:rPr>
        <w:fldChar w:fldCharType="separate"/>
      </w:r>
      <w:r>
        <w:rPr>
          <w:rStyle w:val="909"/>
          <w:rFonts w:ascii="Arial" w:hAnsi="Arial"/>
          <w:szCs w:val="28"/>
        </w:rPr>
        <w:t xml:space="preserve">3.1</w:t>
      </w:r>
      <w:r>
        <w:rPr>
          <w:sz w:val="24"/>
        </w:rPr>
        <w:tab/>
      </w:r>
      <w:r>
        <w:rPr>
          <w:rStyle w:val="909"/>
          <w:rFonts w:ascii="Arial" w:hAnsi="Arial"/>
          <w:szCs w:val="28"/>
        </w:rPr>
        <w:t xml:space="preserve">Performance Requirements</w:t>
      </w:r>
      <w:r>
        <w:tab/>
      </w:r>
      <w:r>
        <w:fldChar w:fldCharType="begin"/>
      </w:r>
      <w:r>
        <w:instrText xml:space="preserve"> PAGEREF _Toc51415504 \h </w:instrText>
      </w:r>
      <w:r>
        <w:fldChar w:fldCharType="separate"/>
      </w:r>
      <w:r>
        <w:t xml:space="preserve">4</w:t>
      </w:r>
      <w:r>
        <w:fldChar w:fldCharType="end"/>
      </w:r>
      <w:r>
        <w:rPr>
          <w:rStyle w:val="909"/>
        </w:rPr>
        <w:fldChar w:fldCharType="end"/>
      </w:r>
      <w:r>
        <w:rPr>
          <w:sz w:val="24"/>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"_Toc51415505"</w:instrText>
      </w:r>
      <w:r>
        <w:rPr>
          <w:rStyle w:val="909"/>
        </w:rPr>
        <w:instrText xml:space="preserve"> </w:instrText>
      </w:r>
      <w:r>
        <w:rPr>
          <w:rStyle w:val="909"/>
        </w:rPr>
        <w:fldChar w:fldCharType="separate"/>
      </w:r>
      <w:r>
        <w:rPr>
          <w:rStyle w:val="909"/>
          <w:rFonts w:ascii="Arial" w:hAnsi="Arial"/>
          <w:szCs w:val="28"/>
        </w:rPr>
        <w:t xml:space="preserve">3.2</w:t>
      </w:r>
      <w:r>
        <w:rPr>
          <w:sz w:val="24"/>
        </w:rPr>
        <w:tab/>
      </w:r>
      <w:r>
        <w:rPr>
          <w:rStyle w:val="909"/>
          <w:rFonts w:ascii="Arial" w:hAnsi="Arial"/>
          <w:szCs w:val="28"/>
        </w:rPr>
        <w:t xml:space="preserve">Safety Requirements</w:t>
      </w:r>
      <w:r>
        <w:tab/>
      </w:r>
      <w:r>
        <w:fldChar w:fldCharType="begin"/>
      </w:r>
      <w:r>
        <w:instrText xml:space="preserve"> PAGEREF _Toc51415505 \h </w:instrText>
      </w:r>
      <w:r>
        <w:fldChar w:fldCharType="separate"/>
      </w:r>
      <w:r>
        <w:t xml:space="preserve">4</w:t>
      </w:r>
      <w:r>
        <w:fldChar w:fldCharType="end"/>
      </w:r>
      <w:r>
        <w:rPr>
          <w:rStyle w:val="909"/>
        </w:rPr>
        <w:fldChar w:fldCharType="end"/>
      </w:r>
      <w:r>
        <w:rPr>
          <w:sz w:val="24"/>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"_Toc51415506"</w:instrText>
      </w:r>
      <w:r>
        <w:rPr>
          <w:rStyle w:val="909"/>
        </w:rPr>
        <w:instrText xml:space="preserve"> </w:instrText>
      </w:r>
      <w:r>
        <w:rPr>
          <w:rStyle w:val="909"/>
        </w:rPr>
        <w:fldChar w:fldCharType="separate"/>
      </w:r>
      <w:r>
        <w:rPr>
          <w:rStyle w:val="909"/>
          <w:rFonts w:ascii="Arial" w:hAnsi="Arial"/>
          <w:szCs w:val="28"/>
        </w:rPr>
        <w:t xml:space="preserve">3.3</w:t>
      </w:r>
      <w:r>
        <w:rPr>
          <w:sz w:val="24"/>
        </w:rPr>
        <w:tab/>
      </w:r>
      <w:r>
        <w:rPr>
          <w:rStyle w:val="909"/>
          <w:rFonts w:ascii="Arial" w:hAnsi="Arial"/>
          <w:szCs w:val="28"/>
        </w:rPr>
        <w:t xml:space="preserve">Security Requirements</w:t>
      </w:r>
      <w:r>
        <w:tab/>
      </w:r>
      <w:r>
        <w:fldChar w:fldCharType="begin"/>
      </w:r>
      <w:r>
        <w:instrText xml:space="preserve"> PAGEREF _Toc51415506 \h </w:instrText>
      </w:r>
      <w:r>
        <w:fldChar w:fldCharType="separate"/>
      </w:r>
      <w:r>
        <w:t xml:space="preserve">4</w:t>
      </w:r>
      <w:r>
        <w:fldChar w:fldCharType="end"/>
      </w:r>
      <w:r>
        <w:rPr>
          <w:rStyle w:val="909"/>
        </w:rPr>
        <w:fldChar w:fldCharType="end"/>
      </w:r>
      <w:r>
        <w:rPr>
          <w:sz w:val="24"/>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"_Toc51415510"</w:instrText>
      </w:r>
      <w:r>
        <w:rPr>
          <w:rStyle w:val="909"/>
        </w:rPr>
        <w:instrText xml:space="preserve"> </w:instrText>
      </w:r>
      <w:r>
        <w:rPr>
          <w:rStyle w:val="909"/>
        </w:rPr>
        <w:fldChar w:fldCharType="separate"/>
      </w:r>
      <w:r>
        <w:rPr>
          <w:rStyle w:val="909"/>
          <w:rFonts w:ascii="Arial" w:hAnsi="Arial"/>
          <w:szCs w:val="28"/>
        </w:rPr>
        <w:t xml:space="preserve">3.4</w:t>
      </w:r>
      <w:r>
        <w:rPr>
          <w:sz w:val="24"/>
        </w:rPr>
        <w:tab/>
      </w:r>
      <w:r>
        <w:rPr>
          <w:rStyle w:val="909"/>
          <w:rFonts w:ascii="Arial" w:hAnsi="Arial"/>
          <w:szCs w:val="28"/>
        </w:rPr>
        <w:t xml:space="preserve">User Documentation</w:t>
      </w:r>
      <w:r>
        <w:tab/>
      </w:r>
      <w:r>
        <w:fldChar w:fldCharType="begin"/>
      </w:r>
      <w:r>
        <w:instrText xml:space="preserve"> PAGEREF _Toc51415510 \h </w:instrText>
      </w:r>
      <w:r>
        <w:fldChar w:fldCharType="separate"/>
      </w:r>
      <w:r>
        <w:t xml:space="preserve">4</w:t>
      </w:r>
      <w:r>
        <w:fldChar w:fldCharType="end"/>
      </w:r>
      <w:r>
        <w:rPr>
          <w:rStyle w:val="909"/>
        </w:rPr>
        <w:fldChar w:fldCharType="end"/>
      </w:r>
      <w:r>
        <w:rPr>
          <w:sz w:val="24"/>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"_Toc51415511"</w:instrText>
      </w:r>
      <w:r>
        <w:rPr>
          <w:rStyle w:val="909"/>
        </w:rPr>
        <w:instrText xml:space="preserve"> </w:instrText>
      </w:r>
      <w:r>
        <w:rPr>
          <w:rStyle w:val="909"/>
        </w:rPr>
        <w:fldChar w:fldCharType="separate"/>
      </w:r>
      <w:r>
        <w:rPr>
          <w:rStyle w:val="909"/>
        </w:rPr>
        <w:t xml:space="preserve">4.</w:t>
      </w:r>
      <w:r>
        <w:rPr>
          <w:b w:val="0"/>
          <w:bCs w:val="0"/>
        </w:rPr>
        <w:tab/>
      </w:r>
      <w:r>
        <w:rPr>
          <w:rStyle w:val="909"/>
        </w:rPr>
        <w:t xml:space="preserve">Assumptions and Dependencies</w:t>
      </w:r>
      <w:r>
        <w:tab/>
      </w:r>
      <w:r>
        <w:fldChar w:fldCharType="begin"/>
      </w:r>
      <w:r>
        <w:instrText xml:space="preserve"> PAGEREF _Toc51415511 \h </w:instrText>
      </w:r>
      <w:r>
        <w:fldChar w:fldCharType="separate"/>
      </w:r>
      <w:r>
        <w:t xml:space="preserve">4</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"_Toc51415512"</w:instrText>
      </w:r>
      <w:r>
        <w:rPr>
          <w:rStyle w:val="909"/>
        </w:rPr>
        <w:instrText xml:space="preserve"> </w:instrText>
      </w:r>
      <w:r>
        <w:rPr>
          <w:rStyle w:val="909"/>
        </w:rPr>
        <w:fldChar w:fldCharType="separate"/>
      </w:r>
      <w:r>
        <w:rPr>
          <w:rStyle w:val="909"/>
        </w:rPr>
        <w:t xml:space="preserve">5.</w:t>
      </w:r>
      <w:r>
        <w:rPr>
          <w:b w:val="0"/>
          <w:bCs w:val="0"/>
        </w:rPr>
        <w:tab/>
      </w:r>
      <w:r>
        <w:rPr>
          <w:rStyle w:val="909"/>
        </w:rPr>
        <w:t xml:space="preserve">System Architecture</w:t>
      </w:r>
      <w:r>
        <w:tab/>
      </w:r>
      <w:r>
        <w:fldChar w:fldCharType="begin"/>
      </w:r>
      <w:r>
        <w:instrText xml:space="preserve"> PAGEREF _Toc51415512 \h </w:instrText>
      </w:r>
      <w:r>
        <w:fldChar w:fldCharType="separate"/>
      </w:r>
      <w:r>
        <w:t xml:space="preserve">5</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"_Toc51415513"</w:instrText>
      </w:r>
      <w:r>
        <w:rPr>
          <w:rStyle w:val="909"/>
        </w:rPr>
        <w:instrText xml:space="preserve"> </w:instrText>
      </w:r>
      <w:r>
        <w:rPr>
          <w:rStyle w:val="909"/>
        </w:rPr>
        <w:fldChar w:fldCharType="separate"/>
      </w:r>
      <w:r>
        <w:rPr>
          <w:rStyle w:val="909"/>
        </w:rPr>
        <w:t xml:space="preserve">6.</w:t>
      </w:r>
      <w:r>
        <w:rPr>
          <w:b w:val="0"/>
          <w:bCs w:val="0"/>
        </w:rPr>
        <w:tab/>
      </w:r>
      <w:r>
        <w:rPr>
          <w:rStyle w:val="909"/>
        </w:rPr>
        <w:t xml:space="preserve">Use Cases</w:t>
      </w:r>
      <w:r>
        <w:tab/>
      </w:r>
      <w:r>
        <w:fldChar w:fldCharType="begin"/>
      </w:r>
      <w:r>
        <w:instrText xml:space="preserve"> PAGEREF _Toc51415513 \h </w:instrText>
      </w:r>
      <w:r>
        <w:fldChar w:fldCharType="separate"/>
      </w:r>
      <w:r>
        <w:t xml:space="preserve">5</w:t>
      </w:r>
      <w:r>
        <w:fldChar w:fldCharType="end"/>
      </w:r>
      <w:r>
        <w:rPr>
          <w:rStyle w:val="909"/>
        </w:rPr>
        <w:fldChar w:fldCharType="end"/>
      </w:r>
      <w:r>
        <w:rPr>
          <w:b w:val="0"/>
          <w:bCs w:val="0"/>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"_Toc51415514"</w:instrText>
      </w:r>
      <w:r>
        <w:rPr>
          <w:rStyle w:val="909"/>
        </w:rPr>
        <w:instrText xml:space="preserve"> </w:instrText>
      </w:r>
      <w:r>
        <w:rPr>
          <w:rStyle w:val="909"/>
        </w:rPr>
        <w:fldChar w:fldCharType="separate"/>
      </w:r>
      <w:r>
        <w:rPr>
          <w:rStyle w:val="909"/>
          <w:rFonts w:ascii="Arial" w:hAnsi="Arial"/>
          <w:szCs w:val="28"/>
        </w:rPr>
        <w:t xml:space="preserve">6.1</w:t>
      </w:r>
      <w:r>
        <w:rPr>
          <w:sz w:val="24"/>
        </w:rPr>
        <w:tab/>
      </w:r>
      <w:r>
        <w:rPr>
          <w:rStyle w:val="909"/>
          <w:rFonts w:ascii="Arial" w:hAnsi="Arial"/>
          <w:szCs w:val="28"/>
        </w:rPr>
        <w:t xml:space="preserve">Use Case Diagrams</w:t>
      </w:r>
      <w:r>
        <w:tab/>
      </w:r>
      <w:r>
        <w:fldChar w:fldCharType="begin"/>
      </w:r>
      <w:r>
        <w:instrText xml:space="preserve"> PAGEREF _Toc51415514 \h </w:instrText>
      </w:r>
      <w:r>
        <w:fldChar w:fldCharType="separate"/>
      </w:r>
      <w:r>
        <w:t xml:space="preserve">5</w:t>
      </w:r>
      <w:r>
        <w:fldChar w:fldCharType="end"/>
      </w:r>
      <w:r>
        <w:rPr>
          <w:rStyle w:val="909"/>
        </w:rPr>
        <w:fldChar w:fldCharType="end"/>
      </w:r>
      <w:r>
        <w:rPr>
          <w:sz w:val="24"/>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"_Toc51415515"</w:instrText>
      </w:r>
      <w:r>
        <w:rPr>
          <w:rStyle w:val="909"/>
        </w:rPr>
        <w:instrText xml:space="preserve"> </w:instrText>
      </w:r>
      <w:r>
        <w:rPr>
          <w:rStyle w:val="909"/>
        </w:rPr>
        <w:fldChar w:fldCharType="separate"/>
      </w:r>
      <w:r>
        <w:rPr>
          <w:rStyle w:val="909"/>
          <w:rFonts w:ascii="Arial" w:hAnsi="Arial"/>
          <w:szCs w:val="28"/>
        </w:rPr>
        <w:t xml:space="preserve">6.2</w:t>
      </w:r>
      <w:r>
        <w:rPr>
          <w:sz w:val="24"/>
        </w:rPr>
        <w:tab/>
      </w:r>
      <w:r>
        <w:rPr>
          <w:rStyle w:val="909"/>
          <w:rFonts w:ascii="Arial" w:hAnsi="Arial"/>
          <w:szCs w:val="28"/>
        </w:rPr>
        <w:t xml:space="preserve">Use Case Description</w:t>
      </w:r>
      <w:r>
        <w:tab/>
      </w:r>
      <w:r>
        <w:fldChar w:fldCharType="begin"/>
      </w:r>
      <w:r>
        <w:instrText xml:space="preserve"> PAGEREF _Toc51415515 \h </w:instrText>
      </w:r>
      <w:r>
        <w:fldChar w:fldCharType="separate"/>
      </w:r>
      <w:r>
        <w:t xml:space="preserve">5</w:t>
      </w:r>
      <w:r>
        <w:fldChar w:fldCharType="end"/>
      </w:r>
      <w:r>
        <w:rPr>
          <w:rStyle w:val="909"/>
        </w:rPr>
        <w:fldChar w:fldCharType="end"/>
      </w:r>
      <w:r>
        <w:rPr>
          <w:sz w:val="24"/>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"_Toc51415516"</w:instrText>
      </w:r>
      <w:r>
        <w:rPr>
          <w:rStyle w:val="909"/>
        </w:rPr>
        <w:instrText xml:space="preserve"> </w:instrText>
      </w:r>
      <w:r>
        <w:rPr>
          <w:rStyle w:val="909"/>
        </w:rPr>
        <w:fldChar w:fldCharType="separate"/>
      </w:r>
      <w:r>
        <w:rPr>
          <w:rStyle w:val="909"/>
        </w:rPr>
        <w:t xml:space="preserve">7.</w:t>
      </w:r>
      <w:r>
        <w:rPr>
          <w:b w:val="0"/>
          <w:bCs w:val="0"/>
        </w:rPr>
        <w:tab/>
      </w:r>
      <w:r>
        <w:rPr>
          <w:rStyle w:val="909"/>
        </w:rPr>
        <w:t xml:space="preserve">Graphical User Interfaces</w:t>
      </w:r>
      <w:r>
        <w:tab/>
      </w:r>
      <w:r>
        <w:fldChar w:fldCharType="begin"/>
      </w:r>
      <w:r>
        <w:instrText xml:space="preserve"> PAGEREF _Toc51415516 \h </w:instrText>
      </w:r>
      <w:r>
        <w:fldChar w:fldCharType="separate"/>
      </w:r>
      <w:r>
        <w:t xml:space="preserve">6</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"_Toc51415517"</w:instrText>
      </w:r>
      <w:r>
        <w:rPr>
          <w:rStyle w:val="909"/>
        </w:rPr>
        <w:instrText xml:space="preserve"> </w:instrText>
      </w:r>
      <w:r>
        <w:rPr>
          <w:rStyle w:val="909"/>
        </w:rPr>
        <w:fldChar w:fldCharType="separate"/>
      </w:r>
      <w:r>
        <w:rPr>
          <w:rStyle w:val="909"/>
        </w:rPr>
        <w:t xml:space="preserve">8.</w:t>
      </w:r>
      <w:r>
        <w:rPr>
          <w:b w:val="0"/>
          <w:bCs w:val="0"/>
        </w:rPr>
        <w:tab/>
      </w:r>
      <w:r>
        <w:rPr>
          <w:rStyle w:val="909"/>
        </w:rPr>
        <w:t xml:space="preserve">High Level Design</w:t>
      </w:r>
      <w:r>
        <w:tab/>
      </w:r>
      <w:r>
        <w:fldChar w:fldCharType="begin"/>
      </w:r>
      <w:r>
        <w:instrText xml:space="preserve"> PAGEREF _Toc51415517 \h </w:instrText>
      </w:r>
      <w:r>
        <w:fldChar w:fldCharType="separate"/>
      </w:r>
      <w:r>
        <w:t xml:space="preserve">6</w:t>
      </w:r>
      <w:r>
        <w:fldChar w:fldCharType="end"/>
      </w:r>
      <w:r>
        <w:rPr>
          <w:rStyle w:val="909"/>
        </w:rPr>
        <w:fldChar w:fldCharType="end"/>
      </w:r>
      <w:r>
        <w:rPr>
          <w:b w:val="0"/>
          <w:bCs w:val="0"/>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"_Toc51415518"</w:instrText>
      </w:r>
      <w:r>
        <w:rPr>
          <w:rStyle w:val="909"/>
        </w:rPr>
        <w:instrText xml:space="preserve"> </w:instrText>
      </w:r>
      <w:r>
        <w:rPr>
          <w:rStyle w:val="909"/>
        </w:rPr>
        <w:fldChar w:fldCharType="separate"/>
      </w:r>
      <w:r>
        <w:rPr>
          <w:rStyle w:val="909"/>
          <w:rFonts w:ascii="Arial" w:hAnsi="Arial"/>
          <w:szCs w:val="28"/>
        </w:rPr>
        <w:t xml:space="preserve">8.1</w:t>
      </w:r>
      <w:r>
        <w:rPr>
          <w:sz w:val="24"/>
        </w:rPr>
        <w:tab/>
      </w:r>
      <w:r>
        <w:rPr>
          <w:rStyle w:val="909"/>
          <w:rFonts w:ascii="Arial" w:hAnsi="Arial"/>
          <w:szCs w:val="28"/>
        </w:rPr>
        <w:t xml:space="preserve">ER Diagram</w:t>
      </w:r>
      <w:r>
        <w:tab/>
      </w:r>
      <w:r>
        <w:fldChar w:fldCharType="begin"/>
      </w:r>
      <w:r>
        <w:instrText xml:space="preserve"> PAGEREF _Toc51415518 \h </w:instrText>
      </w:r>
      <w:r>
        <w:fldChar w:fldCharType="separate"/>
      </w:r>
      <w:r>
        <w:t xml:space="preserve">6</w:t>
      </w:r>
      <w:r>
        <w:fldChar w:fldCharType="end"/>
      </w:r>
      <w:r>
        <w:rPr>
          <w:rStyle w:val="909"/>
        </w:rPr>
        <w:fldChar w:fldCharType="end"/>
      </w:r>
      <w:r>
        <w:rPr>
          <w:sz w:val="24"/>
        </w:rPr>
      </w:r>
      <w:r/>
    </w:p>
    <w:p>
      <w:pPr>
        <w:pStyle w:val="916"/>
        <w:tabs>
          <w:tab w:val="left" w:pos="1200" w:leader="none"/>
          <w:tab w:val="left" w:pos="1440" w:leader="none"/>
          <w:tab w:val="right" w:pos="9350" w:leader="dot"/>
        </w:tabs>
        <w:rPr>
          <w:sz w:val="24"/>
        </w:rPr>
      </w:pPr>
      <w:r>
        <w:rPr>
          <w:rStyle w:val="909"/>
        </w:rPr>
        <w:fldChar w:fldCharType="begin"/>
      </w:r>
      <w:r>
        <w:rPr>
          <w:rStyle w:val="909"/>
        </w:rPr>
        <w:instrText xml:space="preserve"> </w:instrText>
      </w:r>
      <w:r>
        <w:instrText xml:space="preserve">HYPERLINK \l "_Toc51415519"</w:instrText>
      </w:r>
      <w:r>
        <w:rPr>
          <w:rStyle w:val="909"/>
        </w:rPr>
        <w:instrText xml:space="preserve"> </w:instrText>
      </w:r>
      <w:r>
        <w:rPr>
          <w:rStyle w:val="909"/>
        </w:rPr>
        <w:fldChar w:fldCharType="separate"/>
      </w:r>
      <w:r>
        <w:rPr>
          <w:rStyle w:val="909"/>
          <w:rFonts w:ascii="Arial" w:hAnsi="Arial"/>
          <w:szCs w:val="28"/>
        </w:rPr>
        <w:t xml:space="preserve">8.2</w:t>
      </w:r>
      <w:r>
        <w:rPr>
          <w:sz w:val="24"/>
        </w:rPr>
        <w:tab/>
      </w:r>
      <w:r>
        <w:rPr>
          <w:rStyle w:val="909"/>
          <w:rFonts w:ascii="Arial" w:hAnsi="Arial"/>
          <w:szCs w:val="28"/>
        </w:rPr>
        <w:t xml:space="preserve">Data Dictionary</w:t>
      </w:r>
      <w:r>
        <w:tab/>
      </w:r>
      <w:r>
        <w:fldChar w:fldCharType="begin"/>
      </w:r>
      <w:r>
        <w:instrText xml:space="preserve"> PAGEREF _Toc51415519 \h </w:instrText>
      </w:r>
      <w:r>
        <w:fldChar w:fldCharType="separate"/>
      </w:r>
      <w:r>
        <w:t xml:space="preserve">6</w:t>
      </w:r>
      <w:r>
        <w:fldChar w:fldCharType="end"/>
      </w:r>
      <w:r>
        <w:rPr>
          <w:rStyle w:val="909"/>
        </w:rPr>
        <w:fldChar w:fldCharType="end"/>
      </w:r>
      <w:r>
        <w:rPr>
          <w:sz w:val="24"/>
        </w:rPr>
      </w:r>
      <w:r/>
    </w:p>
    <w:p>
      <w:pPr>
        <w:pStyle w:val="916"/>
        <w:tabs>
          <w:tab w:val="left" w:pos="1440" w:leader="none"/>
          <w:tab w:val="right" w:pos="9350" w:leader="dot"/>
        </w:tabs>
        <w:rPr>
          <w:i/>
          <w:iCs/>
          <w:sz w:val="22"/>
        </w:rPr>
      </w:pPr>
      <w:r>
        <w:rPr>
          <w:rStyle w:val="909"/>
          <w:i/>
          <w:iCs/>
          <w:sz w:val="18"/>
        </w:rPr>
        <w:fldChar w:fldCharType="begin"/>
      </w:r>
      <w:r>
        <w:rPr>
          <w:rStyle w:val="909"/>
          <w:i/>
          <w:iCs/>
          <w:sz w:val="18"/>
        </w:rPr>
        <w:instrText xml:space="preserve"> </w:instrText>
      </w:r>
      <w:r>
        <w:rPr>
          <w:i/>
          <w:iCs/>
          <w:sz w:val="18"/>
        </w:rPr>
        <w:instrText xml:space="preserve">HYPERLINK \l "_Toc51415520"</w:instrText>
      </w:r>
      <w:r>
        <w:rPr>
          <w:rStyle w:val="909"/>
          <w:i/>
          <w:iCs/>
          <w:sz w:val="18"/>
        </w:rPr>
        <w:instrText xml:space="preserve"> </w:instrText>
      </w:r>
      <w:r>
        <w:rPr>
          <w:rStyle w:val="909"/>
          <w:i/>
          <w:iCs/>
          <w:sz w:val="18"/>
        </w:rPr>
        <w:fldChar w:fldCharType="separate"/>
      </w:r>
      <w:r>
        <w:rPr>
          <w:rStyle w:val="909"/>
          <w:rFonts w:ascii="Arial" w:hAnsi="Arial"/>
          <w:i/>
          <w:iCs/>
          <w:szCs w:val="28"/>
        </w:rPr>
        <w:t xml:space="preserve">8.2.1</w:t>
      </w:r>
      <w:r>
        <w:rPr>
          <w:i/>
          <w:iCs/>
          <w:sz w:val="22"/>
        </w:rPr>
        <w:tab/>
      </w:r>
      <w:r>
        <w:rPr>
          <w:rStyle w:val="909"/>
          <w:rFonts w:ascii="Arial" w:hAnsi="Arial"/>
          <w:i/>
          <w:iCs/>
          <w:szCs w:val="28"/>
        </w:rPr>
        <w:t xml:space="preserve">Data 1</w:t>
      </w:r>
      <w:r>
        <w:rPr>
          <w:i/>
          <w:iCs/>
          <w:sz w:val="18"/>
        </w:rPr>
        <w:tab/>
      </w:r>
      <w:r>
        <w:rPr>
          <w:i/>
          <w:iCs/>
          <w:sz w:val="18"/>
        </w:rPr>
        <w:fldChar w:fldCharType="begin"/>
      </w:r>
      <w:r>
        <w:rPr>
          <w:i/>
          <w:iCs/>
          <w:sz w:val="18"/>
        </w:rPr>
        <w:instrText xml:space="preserve"> PAGEREF _Toc51415520 \h </w:instrText>
      </w:r>
      <w:r>
        <w:rPr>
          <w:i/>
          <w:iCs/>
          <w:sz w:val="18"/>
        </w:rPr>
        <w:fldChar w:fldCharType="separate"/>
      </w:r>
      <w:r>
        <w:rPr>
          <w:i/>
          <w:iCs/>
          <w:sz w:val="18"/>
        </w:rPr>
        <w:t xml:space="preserve">6</w:t>
      </w:r>
      <w:r>
        <w:rPr>
          <w:i/>
          <w:iCs/>
          <w:sz w:val="18"/>
        </w:rPr>
        <w:fldChar w:fldCharType="end"/>
      </w:r>
      <w:r>
        <w:rPr>
          <w:rStyle w:val="909"/>
          <w:i/>
          <w:iCs/>
          <w:sz w:val="18"/>
        </w:rPr>
        <w:fldChar w:fldCharType="end"/>
      </w:r>
      <w:r>
        <w:rPr>
          <w:i/>
          <w:iCs/>
          <w:sz w:val="22"/>
        </w:rPr>
      </w:r>
      <w:r/>
    </w:p>
    <w:p>
      <w:pPr>
        <w:pStyle w:val="916"/>
        <w:tabs>
          <w:tab w:val="left" w:pos="1440" w:leader="none"/>
          <w:tab w:val="right" w:pos="9350" w:leader="dot"/>
        </w:tabs>
        <w:rPr>
          <w:i/>
          <w:iCs/>
          <w:sz w:val="22"/>
        </w:rPr>
      </w:pPr>
      <w:r>
        <w:rPr>
          <w:rStyle w:val="909"/>
          <w:i/>
          <w:iCs/>
          <w:sz w:val="18"/>
        </w:rPr>
        <w:fldChar w:fldCharType="begin"/>
      </w:r>
      <w:r>
        <w:rPr>
          <w:rStyle w:val="909"/>
          <w:i/>
          <w:iCs/>
          <w:sz w:val="18"/>
        </w:rPr>
        <w:instrText xml:space="preserve"> </w:instrText>
      </w:r>
      <w:r>
        <w:rPr>
          <w:i/>
          <w:iCs/>
          <w:sz w:val="18"/>
        </w:rPr>
        <w:instrText xml:space="preserve">HYPERLINK \l "_Toc51415521"</w:instrText>
      </w:r>
      <w:r>
        <w:rPr>
          <w:rStyle w:val="909"/>
          <w:i/>
          <w:iCs/>
          <w:sz w:val="18"/>
        </w:rPr>
        <w:instrText xml:space="preserve"> </w:instrText>
      </w:r>
      <w:r>
        <w:rPr>
          <w:rStyle w:val="909"/>
          <w:i/>
          <w:iCs/>
          <w:sz w:val="18"/>
        </w:rPr>
        <w:fldChar w:fldCharType="separate"/>
      </w:r>
      <w:r>
        <w:rPr>
          <w:rStyle w:val="909"/>
          <w:rFonts w:ascii="Arial" w:hAnsi="Arial"/>
          <w:i/>
          <w:iCs/>
          <w:szCs w:val="28"/>
        </w:rPr>
        <w:t xml:space="preserve">8.2.2</w:t>
      </w:r>
      <w:r>
        <w:rPr>
          <w:i/>
          <w:iCs/>
          <w:sz w:val="22"/>
        </w:rPr>
        <w:tab/>
      </w:r>
      <w:r>
        <w:rPr>
          <w:rStyle w:val="909"/>
          <w:rFonts w:ascii="Arial" w:hAnsi="Arial"/>
          <w:i/>
          <w:iCs/>
          <w:szCs w:val="28"/>
        </w:rPr>
        <w:t xml:space="preserve">Data 2</w:t>
      </w:r>
      <w:r>
        <w:rPr>
          <w:i/>
          <w:iCs/>
          <w:sz w:val="18"/>
        </w:rPr>
        <w:tab/>
      </w:r>
      <w:r>
        <w:rPr>
          <w:i/>
          <w:iCs/>
          <w:sz w:val="18"/>
        </w:rPr>
        <w:fldChar w:fldCharType="begin"/>
      </w:r>
      <w:r>
        <w:rPr>
          <w:i/>
          <w:iCs/>
          <w:sz w:val="18"/>
        </w:rPr>
        <w:instrText xml:space="preserve"> PAGEREF _Toc51415521 \h </w:instrText>
      </w:r>
      <w:r>
        <w:rPr>
          <w:i/>
          <w:iCs/>
          <w:sz w:val="18"/>
        </w:rPr>
        <w:fldChar w:fldCharType="separate"/>
      </w:r>
      <w:r>
        <w:rPr>
          <w:i/>
          <w:iCs/>
          <w:sz w:val="18"/>
        </w:rPr>
        <w:t xml:space="preserve">6</w:t>
      </w:r>
      <w:r>
        <w:rPr>
          <w:i/>
          <w:iCs/>
          <w:sz w:val="18"/>
        </w:rPr>
        <w:fldChar w:fldCharType="end"/>
      </w:r>
      <w:r>
        <w:rPr>
          <w:rStyle w:val="909"/>
          <w:i/>
          <w:iCs/>
          <w:sz w:val="18"/>
        </w:rPr>
        <w:fldChar w:fldCharType="end"/>
      </w:r>
      <w:r>
        <w:rPr>
          <w:i/>
          <w:iCs/>
          <w:sz w:val="22"/>
        </w:rPr>
      </w:r>
      <w:r/>
    </w:p>
    <w:p>
      <w:pPr>
        <w:pStyle w:val="916"/>
        <w:tabs>
          <w:tab w:val="left" w:pos="1440" w:leader="none"/>
          <w:tab w:val="right" w:pos="9350" w:leader="dot"/>
        </w:tabs>
        <w:rPr>
          <w:sz w:val="24"/>
        </w:rPr>
      </w:pPr>
      <w:r>
        <w:rPr>
          <w:rStyle w:val="909"/>
          <w:i/>
          <w:iCs/>
          <w:sz w:val="18"/>
        </w:rPr>
        <w:fldChar w:fldCharType="begin"/>
      </w:r>
      <w:r>
        <w:rPr>
          <w:rStyle w:val="909"/>
          <w:i/>
          <w:iCs/>
          <w:sz w:val="18"/>
        </w:rPr>
        <w:instrText xml:space="preserve"> </w:instrText>
      </w:r>
      <w:r>
        <w:rPr>
          <w:i/>
          <w:iCs/>
          <w:sz w:val="18"/>
        </w:rPr>
        <w:instrText xml:space="preserve">HYPERLINK \l "_Toc51415522"</w:instrText>
      </w:r>
      <w:r>
        <w:rPr>
          <w:rStyle w:val="909"/>
          <w:i/>
          <w:iCs/>
          <w:sz w:val="18"/>
        </w:rPr>
        <w:instrText xml:space="preserve"> </w:instrText>
      </w:r>
      <w:r>
        <w:rPr>
          <w:rStyle w:val="909"/>
          <w:i/>
          <w:iCs/>
          <w:sz w:val="18"/>
        </w:rPr>
        <w:fldChar w:fldCharType="separate"/>
      </w:r>
      <w:r>
        <w:rPr>
          <w:rStyle w:val="909"/>
          <w:rFonts w:ascii="Arial" w:hAnsi="Arial"/>
          <w:i/>
          <w:iCs/>
          <w:szCs w:val="28"/>
        </w:rPr>
        <w:t xml:space="preserve">8.2.3</w:t>
      </w:r>
      <w:r>
        <w:rPr>
          <w:i/>
          <w:iCs/>
          <w:sz w:val="22"/>
        </w:rPr>
        <w:tab/>
      </w:r>
      <w:r>
        <w:rPr>
          <w:rStyle w:val="909"/>
          <w:rFonts w:ascii="Arial" w:hAnsi="Arial"/>
          <w:i/>
          <w:iCs/>
          <w:szCs w:val="28"/>
        </w:rPr>
        <w:t xml:space="preserve">Data n</w:t>
      </w:r>
      <w:r>
        <w:rPr>
          <w:i/>
          <w:iCs/>
          <w:sz w:val="18"/>
        </w:rPr>
        <w:tab/>
      </w:r>
      <w:r>
        <w:rPr>
          <w:i/>
          <w:iCs/>
          <w:sz w:val="18"/>
        </w:rPr>
        <w:fldChar w:fldCharType="begin"/>
      </w:r>
      <w:r>
        <w:rPr>
          <w:i/>
          <w:iCs/>
          <w:sz w:val="18"/>
        </w:rPr>
        <w:instrText xml:space="preserve"> PAGEREF _Toc51415522 \h </w:instrText>
      </w:r>
      <w:r>
        <w:rPr>
          <w:i/>
          <w:iCs/>
          <w:sz w:val="18"/>
        </w:rPr>
        <w:fldChar w:fldCharType="separate"/>
      </w:r>
      <w:r>
        <w:rPr>
          <w:i/>
          <w:iCs/>
          <w:sz w:val="18"/>
        </w:rPr>
        <w:t xml:space="preserve">6</w:t>
      </w:r>
      <w:r>
        <w:rPr>
          <w:i/>
          <w:iCs/>
          <w:sz w:val="18"/>
        </w:rPr>
        <w:fldChar w:fldCharType="end"/>
      </w:r>
      <w:r>
        <w:rPr>
          <w:rStyle w:val="909"/>
          <w:i/>
          <w:iCs/>
          <w:sz w:val="18"/>
        </w:rPr>
        <w:fldChar w:fldCharType="end"/>
      </w:r>
      <w:r>
        <w:rPr>
          <w:sz w:val="24"/>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"_Toc51415523"</w:instrText>
      </w:r>
      <w:r>
        <w:rPr>
          <w:rStyle w:val="909"/>
        </w:rPr>
        <w:instrText xml:space="preserve"> </w:instrText>
      </w:r>
      <w:r>
        <w:rPr>
          <w:rStyle w:val="909"/>
        </w:rPr>
        <w:fldChar w:fldCharType="separate"/>
      </w:r>
      <w:r>
        <w:rPr>
          <w:rStyle w:val="909"/>
        </w:rPr>
        <w:t xml:space="preserve">9.</w:t>
      </w:r>
      <w:r>
        <w:rPr>
          <w:b w:val="0"/>
          <w:bCs w:val="0"/>
        </w:rPr>
        <w:tab/>
      </w:r>
      <w:r>
        <w:rPr>
          <w:rStyle w:val="909"/>
        </w:rPr>
        <w:t xml:space="preserve">Requirements Traceability Matrix</w:t>
      </w:r>
      <w:r>
        <w:tab/>
      </w:r>
      <w:r>
        <w:fldChar w:fldCharType="begin"/>
      </w:r>
      <w:r>
        <w:instrText xml:space="preserve"> PAGEREF _Toc51415523 \h </w:instrText>
      </w:r>
      <w:r>
        <w:fldChar w:fldCharType="separate"/>
      </w:r>
      <w:r>
        <w:t xml:space="preserve">7</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"_Toc51415524"</w:instrText>
      </w:r>
      <w:r>
        <w:rPr>
          <w:rStyle w:val="909"/>
        </w:rPr>
        <w:instrText xml:space="preserve"> </w:instrText>
      </w:r>
      <w:r>
        <w:rPr>
          <w:rStyle w:val="909"/>
        </w:rPr>
        <w:fldChar w:fldCharType="separate"/>
      </w:r>
      <w:r>
        <w:rPr>
          <w:rStyle w:val="909"/>
        </w:rPr>
        <w:t xml:space="preserve">10.</w:t>
      </w:r>
      <w:r>
        <w:rPr>
          <w:b w:val="0"/>
          <w:bCs w:val="0"/>
        </w:rPr>
        <w:tab/>
      </w:r>
      <w:r>
        <w:rPr>
          <w:rStyle w:val="909"/>
        </w:rPr>
        <w:t xml:space="preserve">Risk Analysis</w:t>
      </w:r>
      <w:r>
        <w:tab/>
      </w:r>
      <w:r>
        <w:fldChar w:fldCharType="begin"/>
      </w:r>
      <w:r>
        <w:instrText xml:space="preserve"> PAGEREF _Toc51415524 \h </w:instrText>
      </w:r>
      <w:r>
        <w:fldChar w:fldCharType="separate"/>
      </w:r>
      <w:r>
        <w:t xml:space="preserve">8</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"_Toc51415525"</w:instrText>
      </w:r>
      <w:r>
        <w:rPr>
          <w:rStyle w:val="909"/>
        </w:rPr>
        <w:instrText xml:space="preserve"> </w:instrText>
      </w:r>
      <w:r>
        <w:rPr>
          <w:rStyle w:val="909"/>
        </w:rPr>
        <w:fldChar w:fldCharType="separate"/>
      </w:r>
      <w:r>
        <w:rPr>
          <w:rStyle w:val="909"/>
        </w:rPr>
        <w:t xml:space="preserve">11.</w:t>
      </w:r>
      <w:r>
        <w:rPr>
          <w:b w:val="0"/>
          <w:bCs w:val="0"/>
        </w:rPr>
        <w:tab/>
      </w:r>
      <w:r>
        <w:rPr>
          <w:rStyle w:val="909"/>
        </w:rPr>
        <w:t xml:space="preserve">Cost Estimation Sheet</w:t>
      </w:r>
      <w:r>
        <w:tab/>
      </w:r>
      <w:r>
        <w:fldChar w:fldCharType="begin"/>
      </w:r>
      <w:r>
        <w:instrText xml:space="preserve"> PAGEREF _Toc51415525 \h </w:instrText>
      </w:r>
      <w:r>
        <w:fldChar w:fldCharType="separate"/>
      </w:r>
      <w:r>
        <w:t xml:space="preserve">8</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"_Toc51415526"</w:instrText>
      </w:r>
      <w:r>
        <w:rPr>
          <w:rStyle w:val="909"/>
        </w:rPr>
        <w:instrText xml:space="preserve"> </w:instrText>
      </w:r>
      <w:r>
        <w:rPr>
          <w:rStyle w:val="909"/>
        </w:rPr>
        <w:fldChar w:fldCharType="separate"/>
      </w:r>
      <w:r>
        <w:rPr>
          <w:rStyle w:val="909"/>
        </w:rPr>
        <w:t xml:space="preserve">12.</w:t>
      </w:r>
      <w:r>
        <w:rPr>
          <w:b w:val="0"/>
          <w:bCs w:val="0"/>
        </w:rPr>
        <w:tab/>
      </w:r>
      <w:r>
        <w:rPr>
          <w:rStyle w:val="909"/>
        </w:rPr>
        <w:t xml:space="preserve">References</w:t>
      </w:r>
      <w:r>
        <w:tab/>
      </w:r>
      <w:r>
        <w:fldChar w:fldCharType="begin"/>
      </w:r>
      <w:r>
        <w:instrText xml:space="preserve"> PAGEREF _Toc51415526 \h </w:instrText>
      </w:r>
      <w:r>
        <w:fldChar w:fldCharType="separate"/>
      </w:r>
      <w:r>
        <w:t xml:space="preserve">8</w:t>
      </w:r>
      <w:r>
        <w:fldChar w:fldCharType="end"/>
      </w:r>
      <w:r>
        <w:rPr>
          <w:rStyle w:val="909"/>
        </w:rPr>
        <w:fldChar w:fldCharType="end"/>
      </w:r>
      <w:r>
        <w:rPr>
          <w:b w:val="0"/>
          <w:bCs w:val="0"/>
        </w:rPr>
      </w:r>
      <w:r/>
    </w:p>
    <w:p>
      <w:pPr>
        <w:pStyle w:val="914"/>
        <w:tabs>
          <w:tab w:val="left" w:pos="720" w:leader="none"/>
          <w:tab w:val="right" w:pos="9350" w:leader="dot"/>
        </w:tabs>
        <w:rPr>
          <w:b w:val="0"/>
          <w:bCs w:val="0"/>
        </w:rPr>
      </w:pPr>
      <w:r>
        <w:rPr>
          <w:rStyle w:val="909"/>
        </w:rPr>
        <w:fldChar w:fldCharType="begin"/>
      </w:r>
      <w:r>
        <w:rPr>
          <w:rStyle w:val="909"/>
        </w:rPr>
        <w:instrText xml:space="preserve"> </w:instrText>
      </w:r>
      <w:r>
        <w:instrText xml:space="preserve">HYPERLINK \l "_Toc51415527"</w:instrText>
      </w:r>
      <w:r>
        <w:rPr>
          <w:rStyle w:val="909"/>
        </w:rPr>
        <w:instrText xml:space="preserve"> </w:instrText>
      </w:r>
      <w:r>
        <w:rPr>
          <w:rStyle w:val="909"/>
        </w:rPr>
        <w:fldChar w:fldCharType="separate"/>
      </w:r>
      <w:r>
        <w:rPr>
          <w:rStyle w:val="909"/>
        </w:rPr>
        <w:t xml:space="preserve">13.</w:t>
      </w:r>
      <w:r>
        <w:rPr>
          <w:b w:val="0"/>
          <w:bCs w:val="0"/>
        </w:rPr>
        <w:tab/>
      </w:r>
      <w:r>
        <w:rPr>
          <w:rStyle w:val="909"/>
        </w:rPr>
        <w:t xml:space="preserve">Appendices</w:t>
      </w:r>
      <w:r>
        <w:tab/>
      </w:r>
      <w:r>
        <w:fldChar w:fldCharType="begin"/>
      </w:r>
      <w:r>
        <w:instrText xml:space="preserve"> PAGEREF _Toc51415527 \h </w:instrText>
      </w:r>
      <w:r>
        <w:fldChar w:fldCharType="separate"/>
      </w:r>
      <w:r>
        <w:t xml:space="preserve">9</w:t>
      </w:r>
      <w:r>
        <w:fldChar w:fldCharType="end"/>
      </w:r>
      <w:r>
        <w:rPr>
          <w:rStyle w:val="909"/>
        </w:rPr>
        <w:fldChar w:fldCharType="end"/>
      </w:r>
      <w:r>
        <w:rPr>
          <w:b w:val="0"/>
          <w:bCs w:val="0"/>
        </w:rPr>
      </w:r>
      <w:r/>
    </w:p>
    <w:p>
      <w:pPr>
        <w:pStyle w:val="914"/>
      </w:pPr>
      <w:r>
        <w:rPr>
          <w:b w:val="0"/>
          <w:sz w:val="26"/>
        </w:rPr>
        <w:fldChar w:fldCharType="end"/>
      </w:r>
      <w:ins w:id="3" w:author="Farrukh Saleem" w:date="2002-04-01T11:17:00Z">
        <w:r>
          <w:br/>
        </w:r>
      </w:ins>
      <w:bookmarkEnd w:id="0"/>
      <w:r/>
      <w:bookmarkStart w:id="1" w:name="_Toc534602073"/>
      <w:r/>
      <w:bookmarkStart w:id="2" w:name="_Toc534602228"/>
      <w:r/>
      <w:r/>
    </w:p>
    <w:p>
      <w:r/>
      <w:r/>
    </w:p>
    <w:p>
      <w:r/>
      <w:r/>
    </w:p>
    <w:p>
      <w:pPr>
        <w:pStyle w:val="886"/>
        <w:numPr>
          <w:ilvl w:val="0"/>
          <w:numId w:val="5"/>
        </w:numPr>
        <w:tabs>
          <w:tab w:val="left" w:pos="360" w:leader="none"/>
        </w:tabs>
      </w:pPr>
      <w:r/>
      <w:bookmarkEnd w:id="1"/>
      <w:r/>
      <w:bookmarkEnd w:id="2"/>
      <w:r/>
      <w:bookmarkStart w:id="3" w:name="_Toc534602076"/>
      <w:r/>
      <w:bookmarkStart w:id="4" w:name="_Toc534602231"/>
      <w:r/>
      <w:bookmarkStart w:id="5" w:name="_Toc51415498"/>
      <w:r>
        <w:t xml:space="preserve">Introduction</w:t>
      </w:r>
      <w:bookmarkEnd w:id="3"/>
      <w:r/>
      <w:bookmarkEnd w:id="4"/>
      <w:r/>
      <w:bookmarkEnd w:id="5"/>
      <w:r/>
      <w:r/>
    </w:p>
    <w:p>
      <w:pPr>
        <w:pStyle w:val="885"/>
        <w:jc w:val="both"/>
        <w:rPr>
          <w:sz w:val="20"/>
        </w:rPr>
      </w:pPr>
      <w:r/>
      <w:bookmarkStart w:id="6" w:name="_Toc534602077"/>
      <w:r/>
      <w:bookmarkStart w:id="7" w:name="_Toc534602232"/>
      <w:r>
        <w:rPr>
          <w:sz w:val="20"/>
        </w:rPr>
      </w:r>
      <w:r/>
    </w:p>
    <w:p>
      <w:pPr>
        <w:pStyle w:val="928"/>
        <w:numPr>
          <w:ilvl w:val="1"/>
          <w:numId w:val="6"/>
        </w:numPr>
        <w:jc w:val="both"/>
        <w:tabs>
          <w:tab w:val="left" w:pos="390" w:leader="none"/>
        </w:tabs>
        <w:rPr>
          <w:rFonts w:ascii="Arial" w:hAnsi="Arial"/>
          <w:sz w:val="24"/>
        </w:rPr>
      </w:pPr>
      <w:r/>
      <w:bookmarkStart w:id="8" w:name="_Toc51415499"/>
      <w:r>
        <w:rPr>
          <w:rFonts w:ascii="Arial" w:hAnsi="Arial"/>
          <w:sz w:val="24"/>
        </w:rPr>
        <w:t xml:space="preserve">Purpose of Document</w:t>
      </w:r>
      <w:bookmarkEnd w:id="8"/>
      <w:r>
        <w:rPr>
          <w:rFonts w:ascii="Arial" w:hAnsi="Arial"/>
          <w:sz w:val="24"/>
        </w:rPr>
        <w:t xml:space="preserve"> </w:t>
      </w:r>
      <w:r>
        <w:rPr>
          <w:rFonts w:ascii="Arial" w:hAnsi="Arial"/>
          <w:sz w:val="24"/>
        </w:rPr>
        <w:t xml:space="preserve">:</w:t>
      </w:r>
      <w:r/>
    </w:p>
    <w:p>
      <w:pPr>
        <w:pStyle w:val="910"/>
        <w:jc w:val="both"/>
        <w:keepLines w:val="0"/>
        <w:keepNext w:val="0"/>
        <w:spacing w:before="0" w:beforeAutospacing="0" w:after="200" w:afterAutospacing="0" w:line="21" w:lineRule="atLeast"/>
        <w:widowControl/>
        <w:tabs>
          <w:tab w:val="left" w:pos="9213" w:leader="none"/>
          <w:tab w:val="left" w:pos="9780" w:leader="none"/>
        </w:tabs>
        <w:rPr>
          <w:i/>
          <w:sz w:val="20"/>
        </w:rPr>
        <w:suppressLineNumbers w:val="0"/>
      </w:pPr>
      <w:r>
        <w:rPr>
          <w:rFonts w:ascii="Times New Roman" w:hAnsi="Times New Roman"/>
          <w:i w:val="0"/>
          <w:iCs w:val="0"/>
          <w:color w:val="000000"/>
          <w:sz w:val="24"/>
          <w:szCs w:val="24"/>
          <w:u w:val="none"/>
          <w:vertAlign w:val="baseline"/>
        </w:rPr>
        <w:t xml:space="preserve">    </w:t>
      </w:r>
      <w:r>
        <w:rPr>
          <w:rFonts w:ascii="Times New Roman" w:hAnsi="Times New Roman"/>
          <w:i w:val="0"/>
          <w:iCs w:val="0"/>
          <w:color w:val="000000"/>
          <w:sz w:val="24"/>
          <w:szCs w:val="24"/>
          <w:u w:val="none"/>
          <w:vertAlign w:val="baseline"/>
        </w:rPr>
        <w:t xml:space="preserve">                                               Designing your room with the perfect color combination and pattern is not  as easy as we think. Let's say you are not an interior designer but you want that your space will look as you want but you don't know </w:t>
      </w:r>
      <w:r>
        <w:rPr>
          <w:rFonts w:ascii="Times New Roman" w:hAnsi="Times New Roman"/>
          <w:i w:val="0"/>
          <w:iCs w:val="0"/>
          <w:color w:val="000000"/>
          <w:sz w:val="24"/>
          <w:szCs w:val="24"/>
          <w:u w:val="none"/>
          <w:vertAlign w:val="baseline"/>
        </w:rPr>
        <w:t xml:space="preserve">how to design your home with the right material and color combination. Then went to an interior designer who first takes a detailed interview of you and your requirements  to get to a point to understand and to find out and for getting an idea of what kind</w:t>
      </w:r>
      <w:r>
        <w:rPr>
          <w:rFonts w:ascii="Times New Roman" w:hAnsi="Times New Roman"/>
          <w:i w:val="0"/>
          <w:iCs w:val="0"/>
          <w:color w:val="000000"/>
          <w:sz w:val="24"/>
          <w:szCs w:val="24"/>
          <w:u w:val="none"/>
          <w:vertAlign w:val="baseline"/>
        </w:rPr>
        <w:t xml:space="preserve"> of design you want. Then after finalizing the color combination you get through 3D modeling of your house where the Designer first Designs  your interior and after a lot of variation you final finalize that you want such a design. 3D modeling itself is a </w:t>
      </w:r>
      <w:r>
        <w:rPr>
          <w:rFonts w:ascii="Times New Roman" w:hAnsi="Times New Roman"/>
          <w:i w:val="0"/>
          <w:iCs w:val="0"/>
          <w:color w:val="000000"/>
          <w:sz w:val="24"/>
          <w:szCs w:val="24"/>
          <w:u w:val="none"/>
          <w:vertAlign w:val="baseline"/>
        </w:rPr>
        <w:t xml:space="preserve">lengthy procedure and by chance, if you are a confused customer and do not easily get satisfied in one go then this procedure will going to take a long time. So the solution for all the confusion is to design an app that will take your requirements are wil</w:t>
      </w:r>
      <w:r>
        <w:rPr>
          <w:rFonts w:ascii="Times New Roman" w:hAnsi="Times New Roman"/>
          <w:i w:val="0"/>
          <w:iCs w:val="0"/>
          <w:color w:val="000000"/>
          <w:sz w:val="24"/>
          <w:szCs w:val="24"/>
          <w:u w:val="none"/>
          <w:vertAlign w:val="baseline"/>
        </w:rPr>
        <w:t xml:space="preserve">l show you previously built or new designs that are uploaded by someone Professional designer seller. This app provides you to enter your details and will show you the design according to your mood, space, color combination, material, patterns, and budget.</w:t>
      </w:r>
      <w:r>
        <w:rPr>
          <w:i/>
          <w:sz w:val="20"/>
        </w:rPr>
        <w:t xml:space="preserve"> </w:t>
      </w:r>
      <w:bookmarkEnd w:id="6"/>
      <w:r/>
      <w:bookmarkEnd w:id="7"/>
      <w:r>
        <w:rPr>
          <w:i/>
          <w:sz w:val="20"/>
        </w:rPr>
      </w:r>
      <w:r/>
    </w:p>
    <w:p>
      <w:pPr>
        <w:pStyle w:val="885"/>
        <w:jc w:val="both"/>
        <w:rPr>
          <w:sz w:val="16"/>
        </w:rPr>
      </w:pPr>
      <w:r>
        <w:rPr>
          <w:sz w:val="16"/>
        </w:rPr>
      </w:r>
      <w:r/>
    </w:p>
    <w:p>
      <w:pPr>
        <w:pStyle w:val="928"/>
        <w:numPr>
          <w:ilvl w:val="1"/>
          <w:numId w:val="6"/>
        </w:numPr>
        <w:jc w:val="both"/>
        <w:tabs>
          <w:tab w:val="left" w:pos="390" w:leader="none"/>
        </w:tabs>
        <w:rPr>
          <w:rFonts w:ascii="Arial" w:hAnsi="Arial"/>
          <w:sz w:val="24"/>
        </w:rPr>
      </w:pPr>
      <w:r/>
      <w:bookmarkStart w:id="9" w:name="_Toc51415500"/>
      <w:r/>
      <w:bookmarkStart w:id="10" w:name="_Toc534602233"/>
      <w:r/>
      <w:bookmarkStart w:id="11" w:name="_Toc534602078"/>
      <w:r>
        <w:rPr>
          <w:rFonts w:ascii="Arial" w:hAnsi="Arial"/>
          <w:sz w:val="24"/>
        </w:rPr>
        <w:t xml:space="preserve">Project Overview</w:t>
      </w:r>
      <w:bookmarkEnd w:id="9"/>
      <w:r>
        <w:rPr>
          <w:rFonts w:ascii="Arial" w:hAnsi="Arial"/>
          <w:sz w:val="24"/>
          <w:lang w:val="en-US"/>
        </w:rPr>
        <w:t xml:space="preserve">:</w:t>
      </w:r>
      <w:r>
        <w:rPr>
          <w:rFonts w:ascii="Arial" w:hAnsi="Arial"/>
          <w:sz w:val="24"/>
        </w:rPr>
      </w:r>
      <w:r/>
    </w:p>
    <w:p>
      <w:pPr>
        <w:pStyle w:val="910"/>
        <w:ind w:firstLine="2520"/>
        <w:jc w:val="both"/>
        <w:keepLines w:val="0"/>
        <w:keepNext w:val="0"/>
        <w:spacing w:before="0" w:beforeAutospacing="0" w:after="200" w:afterAutospacing="0" w:line="21" w:lineRule="atLeast"/>
        <w:widowControl/>
        <w:suppressLineNumbers w:val="0"/>
      </w:pPr>
      <w:r>
        <w:rPr>
          <w:rFonts w:ascii="Arial" w:hAnsi="Arial"/>
          <w:i w:val="0"/>
          <w:iCs w:val="0"/>
          <w:color w:val="000000"/>
          <w:sz w:val="24"/>
          <w:szCs w:val="24"/>
          <w:u w:val="none"/>
          <w:vertAlign w:val="baseline"/>
        </w:rPr>
        <w:t xml:space="preserve">Interior Recommendation System is an Android app that allows users to enter their interior requirements and then the system will suggest different designs for home interior and walls.</w:t>
      </w:r>
      <w:r/>
    </w:p>
    <w:p>
      <w:pPr>
        <w:pStyle w:val="910"/>
        <w:jc w:val="both"/>
        <w:keepLines w:val="0"/>
        <w:keepNext w:val="0"/>
        <w:spacing w:before="0" w:beforeAutospacing="0" w:after="200" w:afterAutospacing="0" w:line="21" w:lineRule="atLeast"/>
        <w:widowControl/>
        <w:rPr>
          <w:u w:val="single"/>
        </w:rPr>
        <w:suppressLineNumbers w:val="0"/>
      </w:pPr>
      <w:r>
        <w:rPr>
          <w:rFonts w:ascii="Arial" w:hAnsi="Arial"/>
          <w:b/>
          <w:bCs/>
          <w:i w:val="0"/>
          <w:iCs w:val="0"/>
          <w:color w:val="000000"/>
          <w:sz w:val="24"/>
          <w:szCs w:val="24"/>
          <w:u w:val="none"/>
          <w:vertAlign w:val="baseline"/>
        </w:rPr>
        <w:t xml:space="preserve"> </w:t>
      </w:r>
      <w:r>
        <w:rPr>
          <w:rFonts w:ascii="Arial" w:hAnsi="Arial"/>
          <w:b/>
          <w:bCs/>
          <w:i w:val="0"/>
          <w:iCs w:val="0"/>
          <w:color w:val="000000"/>
          <w:sz w:val="24"/>
          <w:szCs w:val="24"/>
          <w:u w:val="single"/>
          <w:vertAlign w:val="baseline"/>
        </w:rPr>
        <w:t xml:space="preserve">Objectives:</w:t>
      </w:r>
      <w:r>
        <w:rPr>
          <w:u w:val="single"/>
        </w:rPr>
      </w:r>
      <w:r/>
    </w:p>
    <w:p>
      <w:pPr>
        <w:pStyle w:val="910"/>
        <w:numPr>
          <w:ilvl w:val="0"/>
          <w:numId w:val="12"/>
        </w:numPr>
        <w:ind w:left="425" w:right="0" w:hanging="65"/>
        <w:jc w:val="both"/>
        <w:keepLines w:val="0"/>
        <w:keepNext w:val="0"/>
        <w:spacing w:before="0" w:beforeAutospacing="0" w:after="0" w:afterAutospacing="0" w:line="240" w:lineRule="auto"/>
        <w:widowControl/>
        <w:suppressLineNumbers w:val="0"/>
      </w:pPr>
      <w:r>
        <w:rPr>
          <w:rFonts w:ascii="Arial" w:hAnsi="Arial"/>
          <w:i w:val="0"/>
          <w:iCs w:val="0"/>
          <w:color w:val="000000"/>
          <w:sz w:val="22"/>
          <w:szCs w:val="22"/>
          <w:u w:val="none"/>
          <w:vertAlign w:val="baseline"/>
        </w:rPr>
        <w:t xml:space="preserve">Translate the client’s idea and professional holistic vision.</w:t>
      </w:r>
      <w:r/>
    </w:p>
    <w:p>
      <w:pPr>
        <w:pStyle w:val="910"/>
        <w:numPr>
          <w:ilvl w:val="0"/>
          <w:numId w:val="12"/>
        </w:numPr>
        <w:ind w:left="425" w:right="0" w:hanging="65"/>
        <w:jc w:val="both"/>
        <w:keepLines w:val="0"/>
        <w:keepNext w:val="0"/>
        <w:spacing w:before="0" w:beforeAutospacing="0" w:after="0" w:afterAutospacing="0" w:line="240" w:lineRule="auto"/>
        <w:widowControl/>
        <w:suppressLineNumbers w:val="0"/>
      </w:pPr>
      <w:r>
        <w:rPr>
          <w:rFonts w:ascii="Arial" w:hAnsi="Arial"/>
          <w:i w:val="0"/>
          <w:iCs w:val="0"/>
          <w:color w:val="000000"/>
          <w:sz w:val="22"/>
          <w:szCs w:val="22"/>
          <w:u w:val="none"/>
          <w:vertAlign w:val="baseline"/>
        </w:rPr>
        <w:t xml:space="preserve">Recommend interior design based on requirement style desire.</w:t>
      </w:r>
      <w:r/>
    </w:p>
    <w:p>
      <w:pPr>
        <w:pStyle w:val="910"/>
        <w:numPr>
          <w:ilvl w:val="0"/>
          <w:numId w:val="12"/>
        </w:numPr>
        <w:ind w:left="425" w:right="0" w:hanging="65"/>
        <w:jc w:val="both"/>
        <w:keepLines w:val="0"/>
        <w:keepNext w:val="0"/>
        <w:spacing w:before="0" w:beforeAutospacing="0" w:after="0" w:afterAutospacing="0" w:line="240" w:lineRule="auto"/>
        <w:widowControl/>
        <w:suppressLineNumbers w:val="0"/>
      </w:pPr>
      <w:r>
        <w:rPr>
          <w:rFonts w:ascii="Arial" w:hAnsi="Arial"/>
          <w:i w:val="0"/>
          <w:iCs w:val="0"/>
          <w:color w:val="000000"/>
          <w:sz w:val="22"/>
          <w:szCs w:val="22"/>
          <w:u w:val="none"/>
          <w:vertAlign w:val="baseline"/>
        </w:rPr>
        <w:t xml:space="preserve">The app will track user interest.</w:t>
      </w:r>
      <w:r/>
    </w:p>
    <w:p>
      <w:pPr>
        <w:pStyle w:val="910"/>
        <w:numPr>
          <w:ilvl w:val="0"/>
          <w:numId w:val="12"/>
        </w:numPr>
        <w:ind w:left="425" w:right="0" w:hanging="65"/>
        <w:jc w:val="both"/>
        <w:keepLines w:val="0"/>
        <w:keepNext w:val="0"/>
        <w:spacing w:before="0" w:beforeAutospacing="0" w:after="200" w:afterAutospacing="0" w:line="240" w:lineRule="auto"/>
        <w:widowControl/>
        <w:rPr>
          <w:rFonts w:ascii="Arial" w:hAnsi="Arial"/>
          <w:i w:val="0"/>
          <w:iCs w:val="0"/>
          <w:color w:val="000000"/>
          <w:sz w:val="22"/>
          <w:szCs w:val="22"/>
          <w:u w:val="none"/>
          <w:vertAlign w:val="baseline"/>
        </w:rPr>
        <w:suppressLineNumbers w:val="0"/>
      </w:pPr>
      <w:r>
        <w:rPr>
          <w:rFonts w:ascii="Arial" w:hAnsi="Arial"/>
          <w:i w:val="0"/>
          <w:iCs w:val="0"/>
          <w:color w:val="000000"/>
          <w:sz w:val="22"/>
          <w:szCs w:val="22"/>
          <w:u w:val="none"/>
          <w:vertAlign w:val="baseline"/>
        </w:rPr>
        <w:t xml:space="preserve">The user will save the design to the idea book.</w:t>
      </w:r>
      <w:r>
        <w:rPr>
          <w:rFonts w:ascii="Arial" w:hAnsi="Arial"/>
          <w:i w:val="0"/>
          <w:iCs w:val="0"/>
          <w:color w:val="000000"/>
          <w:sz w:val="22"/>
          <w:szCs w:val="22"/>
          <w:u w:val="none"/>
          <w:vertAlign w:val="baseline"/>
        </w:rPr>
      </w:r>
      <w:r/>
    </w:p>
    <w:p>
      <w:pPr>
        <w:pStyle w:val="910"/>
        <w:numPr>
          <w:ilvl w:val="0"/>
          <w:numId w:val="12"/>
        </w:numPr>
        <w:ind w:left="425" w:right="0" w:hanging="65"/>
        <w:jc w:val="both"/>
        <w:keepLines w:val="0"/>
        <w:keepNext w:val="0"/>
        <w:spacing w:before="0" w:beforeAutospacing="0" w:after="200" w:afterAutospacing="0" w:line="240" w:lineRule="auto"/>
        <w:widowControl/>
        <w:suppressLineNumbers w:val="0"/>
      </w:pPr>
      <w:r>
        <w:rPr>
          <w:rFonts w:ascii="Arial" w:hAnsi="Arial"/>
          <w:i w:val="0"/>
          <w:iCs w:val="0"/>
          <w:color w:val="000000"/>
          <w:sz w:val="22"/>
          <w:szCs w:val="22"/>
          <w:u w:val="none"/>
          <w:vertAlign w:val="baseline"/>
        </w:rPr>
        <w:t xml:space="preserve">Provide a guide and educate users about interior design.</w:t>
      </w:r>
      <w:r/>
    </w:p>
    <w:p>
      <w:pPr>
        <w:pStyle w:val="910"/>
        <w:numPr>
          <w:ilvl w:val="0"/>
          <w:numId w:val="12"/>
        </w:numPr>
        <w:ind w:left="425" w:right="0" w:hanging="65"/>
        <w:jc w:val="both"/>
        <w:keepLines w:val="0"/>
        <w:keepNext w:val="0"/>
        <w:spacing w:before="0" w:beforeAutospacing="0" w:after="200" w:afterAutospacing="0" w:line="240" w:lineRule="auto"/>
        <w:widowControl/>
        <w:suppressLineNumbers w:val="0"/>
      </w:pPr>
      <w:r>
        <w:rPr>
          <w:rFonts w:ascii="Arial" w:hAnsi="Arial"/>
          <w:i w:val="0"/>
          <w:iCs w:val="0"/>
          <w:color w:val="000000"/>
          <w:sz w:val="22"/>
          <w:szCs w:val="22"/>
          <w:u w:val="none"/>
          <w:vertAlign w:val="baseline"/>
        </w:rPr>
        <w:t xml:space="preserve">Users can contact the seller for further guidance.</w:t>
      </w:r>
      <w:r/>
    </w:p>
    <w:p>
      <w:pPr>
        <w:pStyle w:val="910"/>
        <w:numPr>
          <w:ilvl w:val="0"/>
          <w:numId w:val="12"/>
        </w:numPr>
        <w:ind w:left="425" w:right="0" w:hanging="65"/>
        <w:jc w:val="both"/>
        <w:keepLines w:val="0"/>
        <w:keepNext w:val="0"/>
        <w:spacing w:before="20" w:beforeAutospacing="0" w:after="20" w:afterAutospacing="0" w:line="240" w:lineRule="auto"/>
        <w:widowControl/>
        <w:suppressLineNumbers w:val="0"/>
      </w:pPr>
      <w:r>
        <w:rPr>
          <w:rFonts w:ascii="Arial" w:hAnsi="Arial"/>
          <w:i w:val="0"/>
          <w:iCs w:val="0"/>
          <w:color w:val="000000"/>
          <w:sz w:val="22"/>
          <w:szCs w:val="22"/>
          <w:u w:val="none"/>
          <w:vertAlign w:val="baseline"/>
        </w:rPr>
        <w:t xml:space="preserve">Provide interior designers to get local clients online.</w:t>
      </w:r>
      <w:r/>
    </w:p>
    <w:p>
      <w:pPr>
        <w:pStyle w:val="910"/>
        <w:numPr>
          <w:ilvl w:val="0"/>
          <w:numId w:val="12"/>
        </w:numPr>
        <w:ind w:left="425" w:right="0" w:hanging="65"/>
        <w:jc w:val="both"/>
        <w:keepLines w:val="0"/>
        <w:keepNext w:val="0"/>
        <w:spacing w:before="20" w:beforeAutospacing="0" w:after="20" w:afterAutospacing="0" w:line="240" w:lineRule="auto"/>
        <w:widowControl/>
        <w:suppressLineNumbers w:val="0"/>
      </w:pPr>
      <w:r>
        <w:rPr>
          <w:rFonts w:ascii="Arial" w:hAnsi="Arial"/>
          <w:i w:val="0"/>
          <w:iCs w:val="0"/>
          <w:color w:val="000000"/>
          <w:sz w:val="22"/>
          <w:szCs w:val="22"/>
          <w:u w:val="none"/>
          <w:vertAlign w:val="baseline"/>
        </w:rPr>
        <w:t xml:space="preserve">Interior designers will be able to configure clients' style desires without 3D modeling.</w:t>
      </w:r>
      <w:r/>
    </w:p>
    <w:p>
      <w:pPr>
        <w:pStyle w:val="910"/>
        <w:ind w:left="425" w:right="0" w:hanging="65"/>
        <w:jc w:val="both"/>
        <w:keepLines w:val="0"/>
        <w:keepNext w:val="0"/>
        <w:spacing w:before="20" w:beforeAutospacing="0" w:after="20" w:afterAutospacing="0" w:line="240" w:lineRule="auto"/>
        <w:widowControl/>
        <w:suppressLineNumbers w:val="0"/>
      </w:pPr>
      <w:r>
        <w:rPr>
          <w:rFonts w:ascii="Arial" w:hAnsi="Arial"/>
          <w:i w:val="0"/>
          <w:iCs w:val="0"/>
          <w:color w:val="000000"/>
          <w:sz w:val="22"/>
          <w:szCs w:val="22"/>
          <w:highlight w:val="none"/>
          <w:u w:val="none"/>
          <w:vertAlign w:val="baseline"/>
        </w:rPr>
      </w:r>
      <w:r>
        <w:rPr>
          <w:rFonts w:ascii="Arial" w:hAnsi="Arial"/>
          <w:i w:val="0"/>
          <w:iCs w:val="0"/>
          <w:color w:val="000000"/>
          <w:sz w:val="22"/>
          <w:szCs w:val="22"/>
          <w:highlight w:val="none"/>
          <w:u w:val="none"/>
          <w:vertAlign w:val="baseline"/>
        </w:rPr>
      </w:r>
      <w:r/>
    </w:p>
    <w:p>
      <w:pPr>
        <w:pStyle w:val="910"/>
        <w:ind w:left="-20" w:right="560"/>
        <w:jc w:val="both"/>
        <w:keepLines w:val="0"/>
        <w:keepNext w:val="0"/>
        <w:spacing w:before="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 </w:t>
      </w:r>
      <w:r/>
    </w:p>
    <w:p>
      <w:pPr>
        <w:pStyle w:val="910"/>
        <w:ind w:left="-20" w:right="560" w:firstLine="0"/>
        <w:jc w:val="both"/>
        <w:keepLines w:val="0"/>
        <w:keepNext w:val="0"/>
        <w:spacing w:before="0" w:beforeAutospacing="0" w:after="0" w:afterAutospacing="0" w:line="21" w:lineRule="atLeast"/>
        <w:widowControl/>
        <w:rPr>
          <w:u w:val="single"/>
        </w:rPr>
        <w:suppressLineNumbers w:val="0"/>
      </w:pPr>
      <w:r>
        <w:rPr>
          <w:rFonts w:ascii="Arial" w:hAnsi="Arial"/>
          <w:b/>
          <w:bCs/>
          <w:i w:val="0"/>
          <w:iCs w:val="0"/>
          <w:color w:val="000000"/>
          <w:sz w:val="24"/>
          <w:szCs w:val="24"/>
          <w:u w:val="none"/>
          <w:vertAlign w:val="baseline"/>
        </w:rPr>
        <w:t xml:space="preserve">    </w:t>
      </w:r>
      <w:r>
        <w:rPr>
          <w:rFonts w:ascii="Arial" w:hAnsi="Arial"/>
          <w:b/>
          <w:bCs/>
          <w:i w:val="0"/>
          <w:iCs w:val="0"/>
          <w:color w:val="000000"/>
          <w:sz w:val="24"/>
          <w:szCs w:val="24"/>
          <w:u w:val="single"/>
          <w:vertAlign w:val="baseline"/>
        </w:rPr>
        <w:t xml:space="preserve">Project Goal:</w:t>
      </w:r>
      <w:r>
        <w:rPr>
          <w:u w:val="single"/>
        </w:rPr>
      </w:r>
      <w:r/>
    </w:p>
    <w:p>
      <w:pPr>
        <w:pStyle w:val="910"/>
        <w:ind w:left="260" w:right="560"/>
        <w:jc w:val="both"/>
        <w:keepLines w:val="0"/>
        <w:keepNext w:val="0"/>
        <w:spacing w:before="0" w:beforeAutospacing="0" w:after="0" w:afterAutospacing="0" w:line="21" w:lineRule="atLeast"/>
        <w:widowControl/>
        <w:suppressLineNumbers w:val="0"/>
      </w:pPr>
      <w:r>
        <w:rPr>
          <w:rFonts w:ascii="Arial" w:hAnsi="Arial"/>
          <w:i w:val="0"/>
          <w:iCs w:val="0"/>
          <w:color w:val="000000"/>
          <w:sz w:val="24"/>
          <w:szCs w:val="24"/>
          <w:u w:val="none"/>
          <w:vertAlign w:val="baseline"/>
        </w:rPr>
        <w:t xml:space="preserve">                 </w:t>
      </w:r>
      <w:r>
        <w:rPr>
          <w:rFonts w:ascii="Arial" w:hAnsi="Arial"/>
          <w:i w:val="0"/>
          <w:iCs w:val="0"/>
          <w:color w:val="000000"/>
          <w:sz w:val="22"/>
          <w:szCs w:val="22"/>
          <w:u w:val="none"/>
          <w:vertAlign w:val="baseline"/>
        </w:rPr>
        <w:t xml:space="preserve">  </w:t>
      </w:r>
      <w:r>
        <w:rPr>
          <w:rFonts w:ascii="Arial" w:hAnsi="Arial"/>
          <w:i w:val="0"/>
          <w:iCs w:val="0"/>
          <w:color w:val="000000"/>
          <w:sz w:val="28"/>
          <w:szCs w:val="28"/>
          <w:u w:val="none"/>
          <w:vertAlign w:val="baseline"/>
        </w:rPr>
        <w:t xml:space="preserve">  </w:t>
      </w:r>
      <w:r>
        <w:rPr>
          <w:rFonts w:ascii="Arial" w:hAnsi="Arial"/>
          <w:i w:val="0"/>
          <w:iCs w:val="0"/>
          <w:color w:val="202124"/>
          <w:sz w:val="22"/>
          <w:szCs w:val="22"/>
          <w:u w:val="none"/>
          <w:shd w:val="clear" w:color="auto" w:fill="ffffff"/>
          <w:vertAlign w:val="baseline"/>
        </w:rPr>
        <w:t xml:space="preserve"> Recommending users the most efficient layout to make the most of a room's potential in terms of use and aesthetics while taking into account the</w:t>
      </w:r>
      <w:r/>
    </w:p>
    <w:p>
      <w:pPr>
        <w:pStyle w:val="910"/>
        <w:ind w:left="260" w:right="560"/>
        <w:jc w:val="both"/>
        <w:keepLines w:val="0"/>
        <w:keepNext w:val="0"/>
        <w:spacing w:before="0" w:beforeAutospacing="0" w:after="0" w:afterAutospacing="0" w:line="21" w:lineRule="atLeast"/>
        <w:widowControl/>
        <w:rPr>
          <w:rFonts w:ascii="Arial" w:hAnsi="Arial"/>
          <w:i w:val="0"/>
          <w:iCs w:val="0"/>
          <w:color w:val="202124"/>
          <w:sz w:val="22"/>
          <w:szCs w:val="22"/>
          <w:u w:val="none"/>
          <w:shd w:val="clear" w:color="auto" w:fill="ffffff"/>
          <w:vertAlign w:val="baseline"/>
        </w:rPr>
        <w:suppressLineNumbers w:val="0"/>
      </w:pPr>
      <w:r>
        <w:rPr>
          <w:rFonts w:ascii="Arial" w:hAnsi="Arial"/>
          <w:i w:val="0"/>
          <w:iCs w:val="0"/>
          <w:color w:val="202124"/>
          <w:sz w:val="22"/>
          <w:szCs w:val="22"/>
          <w:u w:val="none"/>
          <w:shd w:val="clear" w:color="auto" w:fill="ffffff"/>
          <w:vertAlign w:val="baseline"/>
        </w:rPr>
        <w:t xml:space="preserve">characteristics of the space and the style desired.</w:t>
      </w:r>
      <w:r>
        <w:rPr>
          <w:rFonts w:ascii="Arial" w:hAnsi="Arial"/>
          <w:i w:val="0"/>
          <w:iCs w:val="0"/>
          <w:color w:val="202124"/>
          <w:sz w:val="22"/>
          <w:szCs w:val="22"/>
          <w:u w:val="none"/>
          <w:shd w:val="clear" w:color="auto" w:fill="ffffff"/>
          <w:vertAlign w:val="baseline"/>
        </w:rPr>
      </w:r>
      <w:r/>
    </w:p>
    <w:p>
      <w:pPr>
        <w:pStyle w:val="910"/>
        <w:ind w:left="260" w:right="560"/>
        <w:jc w:val="both"/>
        <w:keepLines w:val="0"/>
        <w:keepNext w:val="0"/>
        <w:spacing w:before="0" w:beforeAutospacing="0" w:after="0" w:afterAutospacing="0" w:line="21" w:lineRule="atLeast"/>
        <w:widowControl/>
        <w:rPr>
          <w:rFonts w:ascii="Arial" w:hAnsi="Arial"/>
          <w:i w:val="0"/>
          <w:iCs w:val="0"/>
          <w:color w:val="202124"/>
          <w:sz w:val="22"/>
          <w:szCs w:val="22"/>
          <w:u w:val="none"/>
          <w:shd w:val="clear" w:color="auto" w:fill="ffffff"/>
          <w:vertAlign w:val="baseline"/>
        </w:rPr>
        <w:suppressLineNumbers w:val="0"/>
      </w:pPr>
      <w:r>
        <w:rPr>
          <w:rFonts w:ascii="Arial" w:hAnsi="Arial"/>
          <w:i w:val="0"/>
          <w:iCs w:val="0"/>
          <w:color w:val="202124"/>
          <w:sz w:val="22"/>
          <w:szCs w:val="22"/>
          <w:u w:val="none"/>
          <w:shd w:val="clear" w:color="auto" w:fill="ffffff"/>
          <w:vertAlign w:val="baseline"/>
        </w:rPr>
      </w:r>
      <w:r/>
    </w:p>
    <w:p>
      <w:pPr>
        <w:pStyle w:val="910"/>
        <w:ind w:left="300" w:right="560"/>
        <w:jc w:val="both"/>
        <w:keepLines w:val="0"/>
        <w:keepNext w:val="0"/>
        <w:spacing w:before="0" w:beforeAutospacing="0" w:after="0" w:afterAutospacing="0" w:line="21" w:lineRule="atLeast"/>
        <w:widowControl/>
        <w:rPr>
          <w:u w:val="single"/>
        </w:rPr>
        <w:suppressLineNumbers w:val="0"/>
      </w:pPr>
      <w:r>
        <w:rPr>
          <w:rFonts w:ascii="Arial" w:hAnsi="Arial"/>
          <w:b/>
          <w:bCs/>
          <w:i w:val="0"/>
          <w:iCs w:val="0"/>
          <w:color w:val="000000"/>
          <w:sz w:val="24"/>
          <w:szCs w:val="24"/>
          <w:u w:val="single"/>
          <w:vertAlign w:val="baseline"/>
        </w:rPr>
        <w:t xml:space="preserve">Project Success criteria</w:t>
      </w:r>
      <w:r>
        <w:rPr>
          <w:rFonts w:ascii="Arial" w:hAnsi="Arial"/>
          <w:i w:val="0"/>
          <w:iCs w:val="0"/>
          <w:color w:val="000000"/>
          <w:sz w:val="24"/>
          <w:szCs w:val="24"/>
          <w:u w:val="single"/>
          <w:vertAlign w:val="baseline"/>
        </w:rPr>
        <w:t xml:space="preserve">:</w:t>
      </w:r>
      <w:r>
        <w:rPr>
          <w:u w:val="single"/>
        </w:rPr>
      </w:r>
      <w:r/>
    </w:p>
    <w:p>
      <w:pPr>
        <w:pStyle w:val="910"/>
        <w:ind w:left="283" w:right="0" w:hanging="283"/>
        <w:jc w:val="both"/>
        <w:keepLines w:val="0"/>
        <w:keepNext w:val="0"/>
        <w:spacing w:before="20" w:beforeAutospacing="0" w:after="20" w:afterAutospacing="0" w:line="21" w:lineRule="atLeast"/>
        <w:widowControl/>
        <w:suppressLineNumbers w:val="0"/>
      </w:pPr>
      <w:r>
        <w:rPr>
          <w:rFonts w:ascii="Arial" w:hAnsi="Arial"/>
          <w:i w:val="0"/>
          <w:iCs w:val="0"/>
          <w:color w:val="000000"/>
          <w:sz w:val="24"/>
          <w:szCs w:val="24"/>
          <w:u w:val="none"/>
          <w:vertAlign w:val="baseline"/>
        </w:rPr>
        <w:t xml:space="preserve">          </w:t>
      </w:r>
      <w:r>
        <w:rPr>
          <w:rFonts w:ascii="Arial" w:hAnsi="Arial"/>
          <w:i w:val="0"/>
          <w:iCs w:val="0"/>
          <w:color w:val="000000"/>
          <w:sz w:val="22"/>
          <w:szCs w:val="22"/>
          <w:u w:val="none"/>
          <w:vertAlign w:val="baseline"/>
        </w:rPr>
        <w:t xml:space="preserve">                                        </w:t>
      </w:r>
      <w:r>
        <w:rPr>
          <w:rFonts w:ascii="Arial" w:hAnsi="Arial"/>
          <w:i w:val="0"/>
          <w:iCs w:val="0"/>
          <w:color w:val="000000"/>
          <w:sz w:val="24"/>
          <w:szCs w:val="24"/>
          <w:u w:val="none"/>
          <w:vertAlign w:val="baseline"/>
        </w:rPr>
        <w:t xml:space="preserve">The user will log in to the system fill out the requirements form, and get an interior design recommendation. The Interior designers will upload interior designs and will get local clients online.</w:t>
      </w:r>
      <w:r/>
    </w:p>
    <w:p>
      <w:pPr>
        <w:pStyle w:val="885"/>
        <w:jc w:val="both"/>
        <w:rPr>
          <w:sz w:val="16"/>
        </w:rPr>
      </w:pPr>
      <w:r>
        <w:rPr>
          <w:sz w:val="16"/>
        </w:rPr>
      </w:r>
      <w:r/>
    </w:p>
    <w:p>
      <w:pPr>
        <w:pStyle w:val="928"/>
        <w:numPr>
          <w:ilvl w:val="1"/>
          <w:numId w:val="6"/>
        </w:numPr>
        <w:jc w:val="both"/>
        <w:tabs>
          <w:tab w:val="left" w:pos="390" w:leader="none"/>
        </w:tabs>
        <w:rPr>
          <w:rFonts w:ascii="Arial" w:hAnsi="Arial"/>
          <w:sz w:val="28"/>
        </w:rPr>
      </w:pPr>
      <w:r>
        <w:rPr>
          <w:sz w:val="32"/>
        </w:rPr>
      </w:r>
      <w:bookmarkStart w:id="12" w:name="_Toc51415501"/>
      <w:r>
        <w:rPr>
          <w:rFonts w:ascii="Arial" w:hAnsi="Arial"/>
          <w:sz w:val="28"/>
        </w:rPr>
        <w:t xml:space="preserve"> Scope</w:t>
      </w:r>
      <w:bookmarkEnd w:id="10"/>
      <w:r>
        <w:rPr>
          <w:sz w:val="32"/>
        </w:rPr>
      </w:r>
      <w:bookmarkEnd w:id="11"/>
      <w:r>
        <w:rPr>
          <w:sz w:val="32"/>
        </w:rPr>
      </w:r>
      <w:bookmarkEnd w:id="12"/>
      <w:r>
        <w:rPr>
          <w:rFonts w:ascii="Arial" w:hAnsi="Arial"/>
          <w:sz w:val="28"/>
        </w:rPr>
        <w:t xml:space="preserve"> :</w:t>
      </w:r>
      <w:r>
        <w:rPr>
          <w:sz w:val="32"/>
        </w:rPr>
      </w:r>
      <w:r/>
    </w:p>
    <w:p>
      <w:pPr>
        <w:pStyle w:val="910"/>
        <w:ind w:left="360"/>
        <w:jc w:val="both"/>
        <w:keepLines w:val="0"/>
        <w:keepNext w:val="0"/>
        <w:spacing w:before="0" w:beforeAutospacing="0" w:after="200" w:afterAutospacing="0" w:line="21" w:lineRule="atLeast"/>
        <w:widowControl/>
        <w:suppressLineNumbers w:val="0"/>
      </w:pPr>
      <w:r>
        <w:rPr>
          <w:rFonts w:ascii="Arial" w:hAnsi="Arial"/>
          <w:i w:val="0"/>
          <w:iCs w:val="0"/>
          <w:color w:val="000000"/>
          <w:sz w:val="24"/>
          <w:szCs w:val="24"/>
          <w:u w:val="none"/>
          <w:vertAlign w:val="baseline"/>
        </w:rPr>
        <w:t xml:space="preserve">         </w:t>
      </w:r>
      <w:r>
        <w:rPr>
          <w:rFonts w:ascii="Arial" w:hAnsi="Arial"/>
          <w:i w:val="0"/>
          <w:iCs w:val="0"/>
          <w:color w:val="000000"/>
          <w:sz w:val="24"/>
          <w:szCs w:val="24"/>
          <w:u w:val="none"/>
          <w:vertAlign w:val="baseline"/>
        </w:rPr>
        <w:t xml:space="preserve">         The domestic decoration market economy scale has exceeded 4 trillion yuan. The number of home decoration consumers is huge, but the proportion of online shopping in the total consumption of the home decoration market is relatively small. Interior </w:t>
      </w:r>
      <w:r>
        <w:rPr>
          <w:rFonts w:ascii="Arial" w:hAnsi="Arial"/>
          <w:i w:val="0"/>
          <w:iCs w:val="0"/>
          <w:color w:val="000000"/>
          <w:sz w:val="24"/>
          <w:szCs w:val="24"/>
          <w:u w:val="none"/>
          <w:vertAlign w:val="baseline"/>
        </w:rPr>
        <w:t xml:space="preserve">Design Recommendation app record the behavior logs of the user. The main task of this app is how to automatically locate and push the home decoration scheme that users are interested in from the massive information. By comprehensively analyzing the user’s </w:t>
      </w:r>
      <w:r>
        <w:rPr>
          <w:rFonts w:ascii="Arial" w:hAnsi="Arial"/>
          <w:i w:val="0"/>
          <w:iCs w:val="0"/>
          <w:color w:val="000000"/>
          <w:sz w:val="24"/>
          <w:szCs w:val="24"/>
          <w:u w:val="none"/>
          <w:vertAlign w:val="baseline"/>
        </w:rPr>
        <w:t xml:space="preserve">historical behavior and item label information, the app uses a Collaborative filtering algorithm to find the best item list for users. The app will allow the users to store filtered data on idea-book, contact sellers, and guides related to interior design.</w:t>
      </w:r>
      <w:r/>
    </w:p>
    <w:p>
      <w:pPr>
        <w:pStyle w:val="910"/>
        <w:ind w:left="360"/>
        <w:jc w:val="both"/>
        <w:keepLines w:val="0"/>
        <w:keepNext w:val="0"/>
        <w:spacing w:before="0" w:beforeAutospacing="0" w:after="200" w:afterAutospacing="0" w:line="21" w:lineRule="atLeast"/>
        <w:widowControl/>
        <w:suppressLineNumbers w:val="0"/>
      </w:pPr>
      <w:r>
        <w:rPr>
          <w:rFonts w:ascii="Arial" w:hAnsi="Arial"/>
          <w:i w:val="0"/>
          <w:iCs w:val="0"/>
          <w:color w:val="000000"/>
          <w:sz w:val="24"/>
          <w:szCs w:val="24"/>
          <w:u w:val="none"/>
          <w:vertAlign w:val="baseline"/>
        </w:rPr>
        <w:t xml:space="preserve">       App provides idea recommendation and selection without the use of 3D modeling. It only provides seller contact but not payment and commerce features.</w:t>
      </w:r>
      <w:r/>
    </w:p>
    <w:p>
      <w:pPr>
        <w:pStyle w:val="885"/>
        <w:ind w:firstLine="360"/>
        <w:jc w:val="both"/>
        <w:rPr>
          <w:i/>
          <w:sz w:val="20"/>
        </w:rPr>
      </w:pPr>
      <w:r>
        <w:rPr>
          <w:i/>
          <w:sz w:val="20"/>
        </w:rPr>
      </w:r>
      <w:r/>
    </w:p>
    <w:p>
      <w:pPr>
        <w:pStyle w:val="885"/>
        <w:ind w:firstLine="360"/>
        <w:jc w:val="both"/>
        <w:rPr>
          <w:i/>
          <w:sz w:val="20"/>
        </w:rPr>
      </w:pPr>
      <w:r>
        <w:rPr>
          <w:i/>
          <w:sz w:val="20"/>
        </w:rPr>
      </w:r>
      <w:r/>
    </w:p>
    <w:p>
      <w:pPr>
        <w:pStyle w:val="927"/>
        <w:numPr>
          <w:ilvl w:val="0"/>
          <w:numId w:val="6"/>
        </w:numPr>
        <w:ind w:left="389" w:hanging="389"/>
        <w:jc w:val="both"/>
        <w:spacing w:after="120"/>
        <w:tabs>
          <w:tab w:val="left" w:pos="360" w:leader="none"/>
        </w:tabs>
        <w:rPr>
          <w:sz w:val="32"/>
        </w:rPr>
      </w:pPr>
      <w:r/>
      <w:bookmarkStart w:id="13" w:name="_Toc492990522"/>
      <w:r/>
      <w:bookmarkStart w:id="14" w:name="_Toc534602082"/>
      <w:r/>
      <w:bookmarkStart w:id="15" w:name="_Toc534602237"/>
      <w:r/>
      <w:bookmarkStart w:id="16" w:name="_Toc51490202"/>
      <w:r>
        <w:rPr>
          <w:sz w:val="32"/>
        </w:rPr>
        <w:t xml:space="preserve">Overall System Description</w:t>
      </w:r>
      <w:bookmarkEnd w:id="13"/>
      <w:r/>
      <w:bookmarkEnd w:id="14"/>
      <w:r/>
      <w:bookmarkEnd w:id="15"/>
      <w:r/>
      <w:bookmarkEnd w:id="16"/>
      <w:r>
        <w:rPr>
          <w:sz w:val="32"/>
        </w:rPr>
      </w:r>
      <w:r/>
    </w:p>
    <w:p>
      <w:pPr>
        <w:pStyle w:val="885"/>
        <w:jc w:val="both"/>
        <w:rPr>
          <w:sz w:val="20"/>
        </w:rPr>
      </w:pPr>
      <w:r>
        <w:rPr>
          <w:sz w:val="20"/>
        </w:rPr>
      </w:r>
      <w:r/>
    </w:p>
    <w:p>
      <w:pPr>
        <w:pStyle w:val="928"/>
        <w:numPr>
          <w:ilvl w:val="1"/>
          <w:numId w:val="6"/>
        </w:numPr>
        <w:ind w:left="389" w:hanging="389"/>
        <w:jc w:val="both"/>
        <w:spacing w:after="120"/>
        <w:tabs>
          <w:tab w:val="left" w:pos="390" w:leader="none"/>
        </w:tabs>
        <w:rPr>
          <w:rFonts w:ascii="Arial" w:hAnsi="Arial"/>
          <w:sz w:val="24"/>
        </w:rPr>
      </w:pPr>
      <w:r/>
      <w:bookmarkStart w:id="17" w:name="_Toc534602240"/>
      <w:r/>
      <w:bookmarkStart w:id="18" w:name="_Toc534602085"/>
      <w:r/>
      <w:bookmarkStart w:id="19" w:name="_Toc492990523"/>
      <w:r/>
      <w:bookmarkStart w:id="20" w:name="_Toc51490203"/>
      <w:r>
        <w:rPr>
          <w:rFonts w:ascii="Arial" w:hAnsi="Arial"/>
          <w:sz w:val="24"/>
        </w:rPr>
        <w:t xml:space="preserve">User characteristics</w:t>
      </w:r>
      <w:bookmarkEnd w:id="17"/>
      <w:r/>
      <w:bookmarkEnd w:id="18"/>
      <w:r/>
      <w:bookmarkEnd w:id="19"/>
      <w:r/>
      <w:bookmarkEnd w:id="20"/>
      <w:r>
        <w:rPr>
          <w:rFonts w:ascii="Arial" w:hAnsi="Arial"/>
          <w:sz w:val="24"/>
        </w:rPr>
      </w:r>
      <w:r/>
    </w:p>
    <w:p>
      <w:pPr>
        <w:pStyle w:val="910"/>
        <w:jc w:val="both"/>
        <w:keepLines w:val="0"/>
        <w:keepNext w:val="0"/>
        <w:spacing w:before="0" w:beforeAutospacing="0" w:after="120" w:afterAutospacing="0" w:line="21" w:lineRule="atLeast"/>
        <w:widowControl/>
        <w:rPr>
          <w:rFonts w:ascii="Arial" w:hAnsi="Arial"/>
          <w:b w:val="0"/>
          <w:i w:val="0"/>
          <w:iCs w:val="0"/>
          <w:color w:val="000000"/>
          <w:sz w:val="22"/>
          <w:szCs w:val="22"/>
          <w:u w:val="none"/>
        </w:rPr>
        <w:suppressLineNumbers w:val="0"/>
      </w:pPr>
      <w:r>
        <w:rPr>
          <w:rFonts w:ascii="Arial" w:hAnsi="Arial"/>
          <w:b w:val="0"/>
          <w:bCs/>
          <w:i w:val="0"/>
          <w:iCs w:val="0"/>
          <w:color w:val="282829"/>
          <w:sz w:val="23"/>
          <w:szCs w:val="23"/>
          <w:u w:val="none"/>
          <w:shd w:val="clear" w:color="auto" w:fill="ffffff"/>
          <w:vertAlign w:val="baseline"/>
        </w:rPr>
        <w:t xml:space="preserve">A target audience can be anyone – </w:t>
      </w:r>
      <w:r>
        <w:rPr>
          <w:rFonts w:ascii="Arial" w:hAnsi="Arial"/>
          <w:b w:val="0"/>
          <w:bCs/>
          <w:i w:val="0"/>
          <w:iCs w:val="0"/>
          <w:color w:val="282829"/>
          <w:sz w:val="23"/>
          <w:szCs w:val="23"/>
          <w:u w:val="none"/>
          <w:vertAlign w:val="baseline"/>
        </w:rPr>
        <w:t xml:space="preserve">But most likely </w:t>
      </w:r>
      <w:r>
        <w:rPr>
          <w:rFonts w:ascii="Arial" w:hAnsi="Arial"/>
          <w:b w:val="0"/>
          <w:bCs/>
          <w:i w:val="0"/>
          <w:iCs w:val="0"/>
          <w:color w:val="000000"/>
          <w:sz w:val="24"/>
          <w:szCs w:val="24"/>
          <w:u w:val="none"/>
          <w:vertAlign w:val="baseline"/>
        </w:rPr>
        <w:t xml:space="preserve">this application will assist the following individuals</w:t>
      </w:r>
      <w:r>
        <w:rPr>
          <w:b w:val="0"/>
        </w:rPr>
      </w:r>
      <w:r/>
    </w:p>
    <w:p>
      <w:pPr>
        <w:pStyle w:val="910"/>
        <w:numPr>
          <w:ilvl w:val="0"/>
          <w:numId w:val="13"/>
        </w:numPr>
        <w:keepLines w:val="0"/>
        <w:keepNext w:val="0"/>
        <w:spacing w:before="24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People who have just purchased a new home</w:t>
      </w:r>
      <w:r/>
    </w:p>
    <w:p>
      <w:pPr>
        <w:pStyle w:val="910"/>
        <w:numPr>
          <w:ilvl w:val="0"/>
          <w:numId w:val="13"/>
        </w:numPr>
        <w:keepLines w:val="0"/>
        <w:keepNext w:val="0"/>
        <w:spacing w:before="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People who are redecorating their home</w:t>
      </w:r>
      <w:r/>
    </w:p>
    <w:p>
      <w:pPr>
        <w:pStyle w:val="910"/>
        <w:numPr>
          <w:ilvl w:val="0"/>
          <w:numId w:val="13"/>
        </w:numPr>
        <w:keepLines w:val="0"/>
        <w:keepNext w:val="0"/>
        <w:spacing w:before="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People who are looking for a gift for someone else</w:t>
      </w:r>
      <w:r/>
    </w:p>
    <w:p>
      <w:pPr>
        <w:pStyle w:val="910"/>
        <w:numPr>
          <w:ilvl w:val="0"/>
          <w:numId w:val="13"/>
        </w:numPr>
        <w:keepLines w:val="0"/>
        <w:keepNext w:val="0"/>
        <w:spacing w:before="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People who need to walls design, pattern, and material without the need of interior designer</w:t>
      </w:r>
      <w:r/>
    </w:p>
    <w:p>
      <w:pPr>
        <w:pStyle w:val="910"/>
        <w:numPr>
          <w:ilvl w:val="0"/>
          <w:numId w:val="13"/>
        </w:numPr>
        <w:keepLines w:val="0"/>
        <w:keepNext w:val="0"/>
        <w:spacing w:before="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People who are looking for a particular style</w:t>
      </w:r>
      <w:r/>
    </w:p>
    <w:p>
      <w:pPr>
        <w:pStyle w:val="910"/>
        <w:numPr>
          <w:ilvl w:val="0"/>
          <w:numId w:val="13"/>
        </w:numPr>
        <w:keepLines w:val="0"/>
        <w:keepNext w:val="0"/>
        <w:spacing w:before="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People looking for inspiration</w:t>
      </w:r>
      <w:r/>
    </w:p>
    <w:p>
      <w:pPr>
        <w:pStyle w:val="910"/>
        <w:numPr>
          <w:ilvl w:val="0"/>
          <w:numId w:val="13"/>
        </w:numPr>
        <w:keepLines w:val="0"/>
        <w:keepNext w:val="0"/>
        <w:spacing w:before="0" w:beforeAutospacing="0" w:after="0" w:afterAutospacing="0" w:line="21" w:lineRule="atLeast"/>
        <w:widowControl/>
        <w:suppressLineNumbers w:val="0"/>
      </w:pPr>
      <w:r>
        <w:rPr>
          <w:rFonts w:ascii="Arial" w:hAnsi="Arial"/>
          <w:i w:val="0"/>
          <w:iCs w:val="0"/>
          <w:color w:val="000000"/>
          <w:sz w:val="22"/>
          <w:szCs w:val="22"/>
          <w:u w:val="none"/>
          <w:vertAlign w:val="baseline"/>
        </w:rPr>
        <w:t xml:space="preserve">Interior Designer owner who wants to display its project online</w:t>
      </w:r>
      <w:r/>
    </w:p>
    <w:p>
      <w:pPr>
        <w:pStyle w:val="910"/>
        <w:numPr>
          <w:ilvl w:val="0"/>
          <w:numId w:val="13"/>
        </w:numPr>
        <w:keepLines w:val="0"/>
        <w:keepNext w:val="0"/>
        <w:spacing w:before="0" w:beforeAutospacing="0" w:after="240" w:afterAutospacing="0" w:line="21" w:lineRule="atLeast"/>
        <w:widowControl/>
        <w:rPr>
          <w:rFonts w:ascii="Arial" w:hAnsi="Arial"/>
          <w:i w:val="0"/>
          <w:iCs w:val="0"/>
          <w:color w:val="000000"/>
          <w:sz w:val="22"/>
          <w:szCs w:val="22"/>
          <w:u w:val="none"/>
          <w:vertAlign w:val="baseline"/>
        </w:rPr>
        <w:suppressLineNumbers w:val="0"/>
      </w:pPr>
      <w:r>
        <w:rPr>
          <w:rFonts w:ascii="Arial" w:hAnsi="Arial"/>
          <w:i w:val="0"/>
          <w:iCs w:val="0"/>
          <w:color w:val="000000"/>
          <w:sz w:val="22"/>
          <w:szCs w:val="22"/>
          <w:u w:val="none"/>
          <w:vertAlign w:val="baseline"/>
        </w:rPr>
        <w:t xml:space="preserve">Professional Designer who want to get style desire of its client</w:t>
      </w:r>
      <w:r>
        <w:rPr>
          <w:rFonts w:ascii="Arial" w:hAnsi="Arial"/>
          <w:i w:val="0"/>
          <w:iCs w:val="0"/>
          <w:color w:val="000000"/>
          <w:sz w:val="22"/>
          <w:szCs w:val="22"/>
          <w:u w:val="none"/>
          <w:vertAlign w:val="baseline"/>
        </w:rPr>
      </w:r>
      <w:r/>
    </w:p>
    <w:p>
      <w:pPr>
        <w:pStyle w:val="910"/>
        <w:numPr>
          <w:ilvl w:val="0"/>
          <w:numId w:val="13"/>
        </w:numPr>
        <w:keepLines w:val="0"/>
        <w:keepNext w:val="0"/>
        <w:spacing w:before="0" w:beforeAutospacing="0" w:after="0" w:afterAutospacing="0" w:line="240" w:lineRule="auto"/>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Store owner who wants to get local clients online</w:t>
      </w:r>
      <w:r>
        <w:rPr>
          <w:rFonts w:ascii="Arial" w:hAnsi="Arial"/>
          <w:i w:val="0"/>
          <w:iCs w:val="0"/>
          <w:color w:val="000000"/>
          <w:sz w:val="22"/>
          <w:szCs w:val="22"/>
          <w:u w:val="none"/>
        </w:rPr>
      </w:r>
      <w:r/>
    </w:p>
    <w:p>
      <w:pPr>
        <w:pStyle w:val="910"/>
        <w:keepLines w:val="0"/>
        <w:keepNext w:val="0"/>
        <w:spacing w:before="0" w:beforeAutospacing="0" w:after="0" w:afterAutospacing="0" w:line="240" w:lineRule="auto"/>
        <w:widowControl/>
        <w:rPr>
          <w:rFonts w:ascii="Arial" w:hAnsi="Arial"/>
          <w:i w:val="0"/>
          <w:color w:val="000000"/>
          <w:sz w:val="22"/>
          <w:szCs w:val="22"/>
          <w:u w:val="none"/>
        </w:rPr>
        <w:suppressLineNumbers w:val="0"/>
      </w:pPr>
      <w:r>
        <w:rPr>
          <w:rFonts w:ascii="Arial" w:hAnsi="Arial"/>
          <w:i w:val="0"/>
          <w:color w:val="000000"/>
          <w:sz w:val="22"/>
          <w:szCs w:val="22"/>
          <w:u w:val="none"/>
        </w:rPr>
      </w:r>
      <w:r>
        <w:rPr>
          <w:rFonts w:ascii="Arial" w:hAnsi="Arial"/>
          <w:i w:val="0"/>
          <w:color w:val="000000"/>
          <w:sz w:val="22"/>
          <w:szCs w:val="22"/>
          <w:u w:val="none"/>
        </w:rPr>
      </w:r>
      <w:r/>
    </w:p>
    <w:p>
      <w:pPr>
        <w:pStyle w:val="910"/>
        <w:keepLines w:val="0"/>
        <w:keepNext w:val="0"/>
        <w:spacing w:before="0" w:beforeAutospacing="0" w:after="0" w:afterAutospacing="0" w:line="240" w:lineRule="auto"/>
        <w:widowControl/>
        <w:rPr>
          <w:rFonts w:ascii="Arial" w:hAnsi="Arial"/>
          <w:i w:val="0"/>
          <w:color w:val="000000"/>
          <w:sz w:val="22"/>
          <w:szCs w:val="22"/>
          <w:u w:val="none"/>
        </w:rPr>
        <w:suppressLineNumbers w:val="0"/>
      </w:pPr>
      <w:r>
        <w:rPr>
          <w:rFonts w:ascii="Arial" w:hAnsi="Arial"/>
          <w:i w:val="0"/>
          <w:iCs w:val="0"/>
          <w:color w:val="000000"/>
          <w:sz w:val="22"/>
          <w:szCs w:val="22"/>
          <w:highlight w:val="none"/>
          <w:u w:val="none"/>
        </w:rPr>
      </w:r>
      <w:r>
        <w:rPr>
          <w:rFonts w:ascii="Arial" w:hAnsi="Arial"/>
          <w:i w:val="0"/>
          <w:iCs w:val="0"/>
          <w:color w:val="000000"/>
          <w:sz w:val="22"/>
          <w:szCs w:val="22"/>
          <w:highlight w:val="none"/>
          <w:u w:val="none"/>
        </w:rPr>
      </w:r>
      <w:r/>
    </w:p>
    <w:p>
      <w:pPr>
        <w:pStyle w:val="885"/>
        <w:jc w:val="both"/>
        <w:rPr>
          <w:sz w:val="20"/>
        </w:rPr>
      </w:pPr>
      <w:r>
        <w:rPr>
          <w:sz w:val="20"/>
        </w:rPr>
      </w:r>
      <w:r/>
    </w:p>
    <w:p>
      <w:pPr>
        <w:pStyle w:val="910"/>
        <w:jc w:val="both"/>
        <w:keepLines w:val="0"/>
        <w:keepNext w:val="0"/>
        <w:spacing w:before="0" w:beforeAutospacing="0" w:after="200" w:afterAutospacing="0" w:line="21" w:lineRule="atLeast"/>
        <w:widowControl/>
        <w:rPr>
          <w:u w:val="single"/>
        </w:rPr>
        <w:suppressLineNumbers w:val="0"/>
      </w:pPr>
      <w:r/>
      <w:bookmarkStart w:id="21" w:name="_Toc492990526"/>
      <w:r/>
      <w:bookmarkStart w:id="22" w:name="_Toc51490206"/>
      <w:r>
        <w:rPr>
          <w:rFonts w:ascii="Arial" w:hAnsi="Arial"/>
          <w:b/>
          <w:bCs/>
          <w:i w:val="0"/>
          <w:iCs w:val="0"/>
          <w:color w:val="000000"/>
          <w:sz w:val="28"/>
          <w:szCs w:val="28"/>
          <w:u w:val="single"/>
          <w:vertAlign w:val="baseline"/>
        </w:rPr>
        <w:t xml:space="preserve">3 .Hardware Specification-</w:t>
      </w:r>
      <w:r>
        <w:rPr>
          <w:u w:val="single"/>
        </w:rPr>
      </w:r>
      <w:r/>
    </w:p>
    <w:p>
      <w:pPr>
        <w:pStyle w:val="910"/>
        <w:numPr>
          <w:ilvl w:val="0"/>
          <w:numId w:val="15"/>
        </w:numPr>
        <w:jc w:val="both"/>
        <w:keepLines w:val="0"/>
        <w:keepNext w:val="0"/>
        <w:spacing w:before="0" w:beforeAutospacing="0" w:after="200" w:afterAutospacing="0" w:line="21" w:lineRule="atLeast"/>
        <w:widowControl/>
        <w:suppressLineNumbers w:val="0"/>
      </w:pPr>
      <w:r>
        <w:rPr>
          <w:rFonts w:ascii="Arial" w:hAnsi="Arial"/>
          <w:i w:val="0"/>
          <w:iCs w:val="0"/>
          <w:color w:val="000000"/>
          <w:sz w:val="24"/>
          <w:szCs w:val="24"/>
          <w:u w:val="none"/>
          <w:vertAlign w:val="baseline"/>
        </w:rPr>
        <w:t xml:space="preserve">System: HpEliteBook 820  core i5 </w:t>
      </w:r>
      <w:r/>
    </w:p>
    <w:p>
      <w:pPr>
        <w:pStyle w:val="910"/>
        <w:numPr>
          <w:ilvl w:val="0"/>
          <w:numId w:val="15"/>
        </w:numPr>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u w:val="none"/>
          <w:vertAlign w:val="baseline"/>
        </w:rPr>
        <w:t xml:space="preserve">Processor: Intel Pentium IV 1.7 to 2.9 GHz</w:t>
      </w:r>
      <w:r/>
    </w:p>
    <w:p>
      <w:pPr>
        <w:pStyle w:val="910"/>
        <w:numPr>
          <w:ilvl w:val="0"/>
          <w:numId w:val="15"/>
        </w:numPr>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u w:val="none"/>
          <w:vertAlign w:val="baseline"/>
        </w:rPr>
        <w:t xml:space="preserve">System type: 32-bit Operating System</w:t>
      </w:r>
      <w:r/>
    </w:p>
    <w:p>
      <w:pPr>
        <w:pStyle w:val="910"/>
        <w:numPr>
          <w:ilvl w:val="0"/>
          <w:numId w:val="15"/>
        </w:numPr>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u w:val="none"/>
          <w:vertAlign w:val="baseline"/>
        </w:rPr>
        <w:t xml:space="preserve">RAM: 8 Gb or higher</w:t>
      </w:r>
      <w:r/>
    </w:p>
    <w:p>
      <w:pPr>
        <w:pStyle w:val="910"/>
        <w:numPr>
          <w:ilvl w:val="0"/>
          <w:numId w:val="15"/>
        </w:numPr>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u w:val="none"/>
          <w:vertAlign w:val="baseline"/>
        </w:rPr>
        <w:t xml:space="preserve">HDD: Storage size 550 GB</w:t>
      </w:r>
      <w:r/>
    </w:p>
    <w:p>
      <w:pPr>
        <w:pStyle w:val="910"/>
        <w:numPr>
          <w:ilvl w:val="0"/>
          <w:numId w:val="15"/>
        </w:numPr>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u w:val="none"/>
          <w:vertAlign w:val="baseline"/>
        </w:rPr>
        <w:t xml:space="preserve">SSD: 256 GB</w:t>
      </w:r>
      <w:r/>
    </w:p>
    <w:p>
      <w:pPr>
        <w:pStyle w:val="910"/>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highlight w:val="none"/>
          <w:u w:val="none"/>
          <w:vertAlign w:val="baseline"/>
        </w:rPr>
      </w:r>
      <w:r>
        <w:rPr>
          <w:rFonts w:ascii="Arial" w:hAnsi="Arial"/>
          <w:i w:val="0"/>
          <w:iCs w:val="0"/>
          <w:color w:val="000000"/>
          <w:sz w:val="22"/>
          <w:szCs w:val="22"/>
          <w:highlight w:val="none"/>
          <w:u w:val="none"/>
          <w:vertAlign w:val="baseline"/>
        </w:rPr>
      </w:r>
      <w:r/>
    </w:p>
    <w:p>
      <w:pPr>
        <w:pStyle w:val="910"/>
        <w:jc w:val="both"/>
        <w:keepLines w:val="0"/>
        <w:keepNext w:val="0"/>
        <w:spacing w:before="0" w:beforeAutospacing="0" w:after="200" w:afterAutospacing="0" w:line="21" w:lineRule="atLeast"/>
        <w:widowControl/>
        <w:rPr>
          <w:u w:val="single"/>
        </w:rPr>
        <w:suppressLineNumbers w:val="0"/>
      </w:pPr>
      <w:r>
        <w:rPr>
          <w:rFonts w:ascii="Arial" w:hAnsi="Arial"/>
          <w:b/>
          <w:bCs/>
          <w:i w:val="0"/>
          <w:iCs w:val="0"/>
          <w:color w:val="000000"/>
          <w:sz w:val="28"/>
          <w:szCs w:val="28"/>
          <w:u w:val="single"/>
          <w:vertAlign w:val="baseline"/>
        </w:rPr>
        <w:t xml:space="preserve">4. SoftWare Specification-</w:t>
      </w:r>
      <w:r>
        <w:rPr>
          <w:u w:val="single"/>
        </w:rPr>
      </w:r>
      <w:r/>
    </w:p>
    <w:p>
      <w:pPr>
        <w:pStyle w:val="910"/>
        <w:jc w:val="both"/>
        <w:keepLines w:val="0"/>
        <w:keepNext w:val="0"/>
        <w:spacing w:before="0" w:beforeAutospacing="0" w:after="200" w:afterAutospacing="0" w:line="21" w:lineRule="atLeast"/>
        <w:widowControl/>
        <w:rPr>
          <w:b/>
          <w:sz w:val="14"/>
        </w:rPr>
        <w:suppressLineNumbers w:val="0"/>
      </w:pPr>
      <w:r>
        <w:rPr>
          <w:rFonts w:ascii="Arial" w:hAnsi="Arial"/>
          <w:b/>
          <w:bCs/>
          <w:i w:val="0"/>
          <w:iCs w:val="0"/>
          <w:color w:val="000000"/>
          <w:sz w:val="24"/>
          <w:szCs w:val="28"/>
          <w:u w:val="none"/>
          <w:vertAlign w:val="baseline"/>
        </w:rPr>
        <w:t xml:space="preserve">Operating System</w:t>
      </w:r>
      <w:r>
        <w:rPr>
          <w:b/>
          <w:sz w:val="14"/>
        </w:rPr>
      </w:r>
      <w:r/>
    </w:p>
    <w:p>
      <w:pPr>
        <w:pStyle w:val="910"/>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u w:val="none"/>
          <w:vertAlign w:val="baseline"/>
        </w:rPr>
        <w:t xml:space="preserve">Windows 10 pro-Linux (Manjaro KDE Plasma)</w:t>
      </w:r>
      <w:r/>
    </w:p>
    <w:p>
      <w:pPr>
        <w:pStyle w:val="910"/>
        <w:jc w:val="both"/>
        <w:keepLines w:val="0"/>
        <w:keepNext w:val="0"/>
        <w:spacing w:before="0" w:beforeAutospacing="0" w:after="200" w:afterAutospacing="0" w:line="21" w:lineRule="atLeast"/>
        <w:widowControl/>
        <w:suppressLineNumbers w:val="0"/>
      </w:pPr>
      <w:r>
        <w:rPr>
          <w:rFonts w:ascii="Arial" w:hAnsi="Arial"/>
          <w:b/>
          <w:bCs/>
          <w:i w:val="0"/>
          <w:iCs w:val="0"/>
          <w:color w:val="000000"/>
          <w:sz w:val="22"/>
          <w:szCs w:val="22"/>
          <w:u w:val="none"/>
          <w:vertAlign w:val="baseline"/>
        </w:rPr>
        <w:t xml:space="preserve">OS for Mobile application:</w:t>
      </w:r>
      <w:r/>
    </w:p>
    <w:p>
      <w:pPr>
        <w:pStyle w:val="910"/>
        <w:jc w:val="both"/>
        <w:keepLines w:val="0"/>
        <w:keepNext w:val="0"/>
        <w:spacing w:before="0" w:beforeAutospacing="0" w:after="200" w:afterAutospacing="0" w:line="21" w:lineRule="atLeast"/>
        <w:widowControl/>
        <w:suppressLineNumbers w:val="0"/>
      </w:pPr>
      <w:r>
        <w:rPr>
          <w:rFonts w:ascii="Arial" w:hAnsi="Arial"/>
          <w:i w:val="0"/>
          <w:iCs w:val="0"/>
          <w:color w:val="000000"/>
          <w:sz w:val="22"/>
          <w:szCs w:val="22"/>
          <w:u w:val="none"/>
          <w:vertAlign w:val="baseline"/>
        </w:rPr>
        <w:t xml:space="preserve">Android Mobiles</w:t>
      </w:r>
      <w:r/>
    </w:p>
    <w:p>
      <w:pPr>
        <w:pStyle w:val="910"/>
        <w:jc w:val="both"/>
        <w:keepLines w:val="0"/>
        <w:keepNext w:val="0"/>
        <w:spacing w:before="0" w:beforeAutospacing="0" w:after="200" w:afterAutospacing="0" w:line="21" w:lineRule="atLeast"/>
        <w:widowControl/>
        <w:rPr>
          <w:u w:val="single"/>
        </w:rPr>
        <w:suppressLineNumbers w:val="0"/>
      </w:pPr>
      <w:r>
        <w:rPr>
          <w:rFonts w:ascii="Arial" w:hAnsi="Arial"/>
          <w:b/>
          <w:bCs/>
          <w:i w:val="0"/>
          <w:iCs w:val="0"/>
          <w:color w:val="000000"/>
          <w:sz w:val="28"/>
          <w:szCs w:val="28"/>
          <w:u w:val="single"/>
          <w:vertAlign w:val="baseline"/>
        </w:rPr>
        <w:t xml:space="preserve">Tools:</w:t>
      </w:r>
      <w:r>
        <w:rPr>
          <w:u w:val="single"/>
        </w:rPr>
      </w:r>
      <w:r/>
    </w:p>
    <w:p>
      <w:pPr>
        <w:pStyle w:val="910"/>
        <w:numPr>
          <w:ilvl w:val="0"/>
          <w:numId w:val="16"/>
        </w:numPr>
        <w:jc w:val="both"/>
        <w:keepLines w:val="0"/>
        <w:keepNext w:val="0"/>
        <w:spacing w:before="0" w:beforeAutospacing="0" w:after="200" w:afterAutospacing="0" w:line="12" w:lineRule="atLeast"/>
        <w:widowControl/>
        <w:suppressLineNumbers w:val="0"/>
      </w:pPr>
      <w:r>
        <w:rPr>
          <w:rFonts w:ascii="Arial" w:hAnsi="Arial"/>
          <w:b/>
          <w:bCs/>
          <w:i w:val="0"/>
          <w:iCs w:val="0"/>
          <w:color w:val="000000"/>
          <w:sz w:val="24"/>
          <w:szCs w:val="24"/>
          <w:u w:val="none"/>
          <w:vertAlign w:val="baseline"/>
        </w:rPr>
        <w:t xml:space="preserve">For Development :</w:t>
      </w:r>
      <w:r/>
    </w:p>
    <w:p>
      <w:pPr>
        <w:pStyle w:val="910"/>
        <w:ind w:left="720" w:firstLine="0"/>
        <w:jc w:val="both"/>
        <w:keepLines w:val="0"/>
        <w:keepNext w:val="0"/>
        <w:spacing w:before="0" w:beforeAutospacing="0" w:after="200" w:afterAutospacing="0" w:line="12" w:lineRule="atLeast"/>
        <w:widowControl/>
        <w:suppressLineNumbers w:val="0"/>
      </w:pPr>
      <w:r>
        <w:rPr>
          <w:rFonts w:ascii="Arial" w:hAnsi="Arial"/>
          <w:i w:val="0"/>
          <w:iCs w:val="0"/>
          <w:color w:val="000000"/>
          <w:sz w:val="22"/>
          <w:szCs w:val="22"/>
          <w:u w:val="none"/>
          <w:vertAlign w:val="baseline"/>
        </w:rPr>
        <w:t xml:space="preserve">Android Studio, Vs Code, IntelliJ Idea</w:t>
      </w:r>
      <w:r/>
    </w:p>
    <w:p>
      <w:pPr>
        <w:pStyle w:val="910"/>
        <w:ind w:left="720" w:firstLine="0"/>
        <w:jc w:val="both"/>
        <w:keepLines w:val="0"/>
        <w:keepNext w:val="0"/>
        <w:spacing w:before="0" w:beforeAutospacing="0" w:after="200" w:afterAutospacing="0" w:line="12" w:lineRule="atLeast"/>
        <w:widowControl/>
        <w:rPr>
          <w:rFonts w:ascii="Arial" w:hAnsi="Arial"/>
          <w:i w:val="0"/>
          <w:color w:val="000000"/>
          <w:sz w:val="22"/>
          <w:szCs w:val="22"/>
          <w:u w:val="none"/>
          <w:vertAlign w:val="baseline"/>
        </w:rPr>
        <w:suppressLineNumbers w:val="0"/>
      </w:pPr>
      <w:r>
        <w:rPr>
          <w:rFonts w:ascii="Arial" w:hAnsi="Arial"/>
          <w:i w:val="0"/>
          <w:iCs w:val="0"/>
          <w:color w:val="000000"/>
          <w:sz w:val="22"/>
          <w:szCs w:val="22"/>
          <w:u w:val="none"/>
          <w:vertAlign w:val="baseline"/>
        </w:rPr>
        <w:t xml:space="preserve"> </w:t>
      </w:r>
      <w:r/>
    </w:p>
    <w:p>
      <w:pPr>
        <w:pStyle w:val="910"/>
        <w:numPr>
          <w:ilvl w:val="0"/>
          <w:numId w:val="16"/>
        </w:numPr>
        <w:jc w:val="both"/>
        <w:keepLines w:val="0"/>
        <w:keepNext w:val="0"/>
        <w:spacing w:before="0" w:beforeAutospacing="0" w:after="200" w:afterAutospacing="0" w:line="12" w:lineRule="atLeast"/>
        <w:widowControl/>
        <w:suppressLineNumbers w:val="0"/>
      </w:pPr>
      <w:r>
        <w:rPr>
          <w:rFonts w:ascii="Arial" w:hAnsi="Arial"/>
          <w:i w:val="0"/>
          <w:iCs w:val="0"/>
          <w:color w:val="000000"/>
          <w:sz w:val="22"/>
          <w:szCs w:val="22"/>
          <w:u w:val="none"/>
          <w:vertAlign w:val="baseline"/>
        </w:rPr>
      </w:r>
      <w:r>
        <w:rPr>
          <w:rFonts w:ascii="Arial" w:hAnsi="Arial"/>
          <w:b/>
          <w:bCs/>
          <w:i w:val="0"/>
          <w:iCs w:val="0"/>
          <w:color w:val="000000"/>
          <w:sz w:val="24"/>
          <w:szCs w:val="24"/>
          <w:u w:val="none"/>
          <w:vertAlign w:val="baseline"/>
        </w:rPr>
        <w:t xml:space="preserve">For UI Designing tool:</w:t>
      </w:r>
      <w:r/>
    </w:p>
    <w:p>
      <w:pPr>
        <w:pStyle w:val="910"/>
        <w:ind w:left="720" w:firstLine="0"/>
        <w:jc w:val="both"/>
        <w:keepLines w:val="0"/>
        <w:keepNext w:val="0"/>
        <w:spacing w:before="0" w:beforeAutospacing="0" w:after="200" w:afterAutospacing="0" w:line="12" w:lineRule="atLeast"/>
        <w:widowControl/>
        <w:suppressLineNumbers w:val="0"/>
      </w:pPr>
      <w:r>
        <w:rPr>
          <w:rFonts w:ascii="Arial" w:hAnsi="Arial"/>
          <w:i w:val="0"/>
          <w:iCs w:val="0"/>
          <w:color w:val="000000"/>
          <w:sz w:val="24"/>
          <w:szCs w:val="24"/>
          <w:u w:val="none"/>
          <w:vertAlign w:val="baseline"/>
        </w:rPr>
        <w:t xml:space="preserve">Adobe Xd, Figma</w:t>
      </w:r>
      <w:r/>
    </w:p>
    <w:p>
      <w:pPr>
        <w:pStyle w:val="910"/>
        <w:ind w:left="720" w:firstLine="0"/>
        <w:jc w:val="both"/>
        <w:keepLines w:val="0"/>
        <w:keepNext w:val="0"/>
        <w:spacing w:before="0" w:beforeAutospacing="0" w:after="200" w:afterAutospacing="0" w:line="12" w:lineRule="atLeast"/>
        <w:widowControl/>
        <w:suppressLineNumbers w:val="0"/>
      </w:pPr>
      <w:r>
        <w:rPr>
          <w:rFonts w:ascii="Arial" w:hAnsi="Arial"/>
          <w:i w:val="0"/>
          <w:iCs w:val="0"/>
          <w:color w:val="000000"/>
          <w:sz w:val="22"/>
          <w:szCs w:val="22"/>
          <w:u w:val="none"/>
          <w:vertAlign w:val="baseline"/>
        </w:rPr>
        <w:t xml:space="preserve"> </w:t>
      </w:r>
      <w:r/>
    </w:p>
    <w:p>
      <w:pPr>
        <w:pStyle w:val="910"/>
        <w:numPr>
          <w:ilvl w:val="0"/>
          <w:numId w:val="16"/>
        </w:numPr>
        <w:jc w:val="both"/>
        <w:keepLines w:val="0"/>
        <w:keepNext w:val="0"/>
        <w:spacing w:before="0" w:beforeAutospacing="0" w:after="200" w:afterAutospacing="0" w:line="12" w:lineRule="atLeast"/>
        <w:widowControl/>
        <w:suppressLineNumbers w:val="0"/>
      </w:pPr>
      <w:r>
        <w:rPr>
          <w:rFonts w:ascii="Arial" w:hAnsi="Arial"/>
          <w:b/>
          <w:bCs/>
          <w:i w:val="0"/>
          <w:iCs w:val="0"/>
          <w:color w:val="000000"/>
          <w:sz w:val="22"/>
          <w:szCs w:val="22"/>
          <w:u w:val="none"/>
          <w:vertAlign w:val="baseline"/>
        </w:rPr>
        <w:t xml:space="preserve">For UML Diagrams Creation:</w:t>
      </w:r>
      <w:r/>
    </w:p>
    <w:p>
      <w:pPr>
        <w:pStyle w:val="910"/>
        <w:ind w:left="720" w:firstLine="0"/>
        <w:jc w:val="both"/>
        <w:keepLines w:val="0"/>
        <w:keepNext w:val="0"/>
        <w:spacing w:before="0" w:beforeAutospacing="0" w:after="200" w:afterAutospacing="0" w:line="12" w:lineRule="atLeast"/>
        <w:widowControl/>
        <w:suppressLineNumbers w:val="0"/>
      </w:pPr>
      <w:r>
        <w:rPr>
          <w:rFonts w:ascii="Arial" w:hAnsi="Arial"/>
          <w:i w:val="0"/>
          <w:iCs w:val="0"/>
          <w:color w:val="000000"/>
          <w:sz w:val="22"/>
          <w:szCs w:val="22"/>
          <w:u w:val="none"/>
          <w:vertAlign w:val="baseline"/>
        </w:rPr>
        <w:t xml:space="preserve">EdrawMax,Draw.io</w:t>
      </w:r>
      <w:r/>
    </w:p>
    <w:p>
      <w:pPr>
        <w:pStyle w:val="910"/>
        <w:jc w:val="both"/>
        <w:keepLines w:val="0"/>
        <w:keepNext w:val="0"/>
        <w:spacing w:before="0" w:beforeAutospacing="0" w:after="200" w:afterAutospacing="0" w:line="12" w:lineRule="atLeast"/>
        <w:widowControl/>
        <w:suppressLineNumbers w:val="0"/>
      </w:pPr>
      <w:r>
        <w:rPr>
          <w:rFonts w:ascii="Arial" w:hAnsi="Arial"/>
          <w:i w:val="0"/>
          <w:iCs w:val="0"/>
          <w:color w:val="000000"/>
          <w:sz w:val="22"/>
          <w:szCs w:val="22"/>
          <w:u w:val="none"/>
          <w:vertAlign w:val="baseline"/>
        </w:rPr>
        <w:t xml:space="preserve"> </w:t>
      </w:r>
      <w:r>
        <w:rPr>
          <w:rFonts w:ascii="Arial" w:hAnsi="Arial"/>
          <w:b/>
          <w:bCs/>
          <w:i w:val="0"/>
          <w:iCs w:val="0"/>
          <w:color w:val="000000"/>
          <w:sz w:val="28"/>
          <w:szCs w:val="28"/>
          <w:u w:val="none"/>
          <w:vertAlign w:val="baseline"/>
        </w:rPr>
        <w:t xml:space="preserve">Technology used</w:t>
      </w:r>
      <w:r/>
    </w:p>
    <w:p>
      <w:pPr>
        <w:pStyle w:val="910"/>
        <w:numPr>
          <w:ilvl w:val="0"/>
          <w:numId w:val="17"/>
        </w:numPr>
        <w:jc w:val="both"/>
        <w:keepLines w:val="0"/>
        <w:keepNext w:val="0"/>
        <w:spacing w:before="0" w:beforeAutospacing="0" w:after="200" w:afterAutospacing="0" w:line="12" w:lineRule="atLeast"/>
        <w:widowControl/>
        <w:suppressLineNumbers w:val="0"/>
      </w:pPr>
      <w:r>
        <w:rPr>
          <w:rFonts w:ascii="Arial" w:hAnsi="Arial"/>
          <w:i w:val="0"/>
          <w:iCs w:val="0"/>
          <w:color w:val="000000"/>
          <w:sz w:val="22"/>
          <w:szCs w:val="22"/>
          <w:u w:val="none"/>
          <w:vertAlign w:val="baseline"/>
        </w:rPr>
        <w:t xml:space="preserve"> </w:t>
      </w:r>
      <w:r>
        <w:rPr>
          <w:rFonts w:ascii="Arial" w:hAnsi="Arial"/>
          <w:b/>
          <w:bCs/>
          <w:i w:val="0"/>
          <w:iCs w:val="0"/>
          <w:color w:val="000000"/>
          <w:sz w:val="24"/>
          <w:szCs w:val="24"/>
          <w:u w:val="none"/>
          <w:vertAlign w:val="baseline"/>
        </w:rPr>
        <w:t xml:space="preserve">FrontEnd:</w:t>
      </w:r>
      <w:r/>
    </w:p>
    <w:p>
      <w:pPr>
        <w:pStyle w:val="910"/>
        <w:ind w:left="720" w:firstLine="0"/>
        <w:jc w:val="both"/>
        <w:keepLines w:val="0"/>
        <w:keepNext w:val="0"/>
        <w:spacing w:before="0" w:beforeAutospacing="0" w:after="200" w:afterAutospacing="0" w:line="12" w:lineRule="atLeast"/>
        <w:widowControl/>
        <w:suppressLineNumbers w:val="0"/>
      </w:pPr>
      <w:r>
        <w:rPr>
          <w:rFonts w:ascii="Arial" w:hAnsi="Arial"/>
          <w:i w:val="0"/>
          <w:iCs w:val="0"/>
          <w:color w:val="000000"/>
          <w:sz w:val="24"/>
          <w:szCs w:val="24"/>
          <w:u w:val="none"/>
          <w:vertAlign w:val="baseline"/>
        </w:rPr>
        <w:t xml:space="preserve">Kotlin, Java, XML</w:t>
      </w:r>
      <w:r>
        <w:rPr>
          <w:rFonts w:ascii="Arial" w:hAnsi="Arial"/>
          <w:i w:val="0"/>
          <w:iCs w:val="0"/>
          <w:color w:val="000000"/>
          <w:sz w:val="22"/>
          <w:szCs w:val="22"/>
          <w:u w:val="none"/>
          <w:vertAlign w:val="baseline"/>
        </w:rPr>
        <w:t xml:space="preserve"> </w:t>
      </w:r>
      <w:r/>
    </w:p>
    <w:p>
      <w:pPr>
        <w:pStyle w:val="910"/>
        <w:numPr>
          <w:ilvl w:val="0"/>
          <w:numId w:val="17"/>
        </w:numPr>
        <w:jc w:val="both"/>
        <w:keepLines w:val="0"/>
        <w:keepNext w:val="0"/>
        <w:spacing w:before="0" w:beforeAutospacing="0" w:after="200" w:afterAutospacing="0" w:line="12" w:lineRule="atLeast"/>
        <w:widowControl/>
        <w:suppressLineNumbers w:val="0"/>
      </w:pPr>
      <w:r>
        <w:rPr>
          <w:rFonts w:ascii="Arial" w:hAnsi="Arial"/>
          <w:b/>
          <w:bCs/>
          <w:i w:val="0"/>
          <w:iCs w:val="0"/>
          <w:color w:val="000000"/>
          <w:sz w:val="24"/>
          <w:szCs w:val="24"/>
          <w:u w:val="none"/>
          <w:vertAlign w:val="baseline"/>
        </w:rPr>
        <w:t xml:space="preserve">Backend:</w:t>
      </w:r>
      <w:r/>
    </w:p>
    <w:p>
      <w:pPr>
        <w:pStyle w:val="910"/>
        <w:ind w:left="720" w:firstLine="0"/>
        <w:jc w:val="both"/>
        <w:keepLines w:val="0"/>
        <w:keepNext w:val="0"/>
        <w:spacing w:before="0" w:beforeAutospacing="0" w:after="200" w:afterAutospacing="0" w:line="12" w:lineRule="atLeast"/>
        <w:widowControl/>
        <w:suppressLineNumbers w:val="0"/>
      </w:pPr>
      <w:r>
        <w:rPr>
          <w:rFonts w:ascii="Arial" w:hAnsi="Arial"/>
          <w:i w:val="0"/>
          <w:iCs w:val="0"/>
          <w:color w:val="000000"/>
          <w:sz w:val="24"/>
          <w:szCs w:val="24"/>
          <w:u w:val="none"/>
          <w:vertAlign w:val="baseline"/>
        </w:rPr>
        <w:t xml:space="preserve">JavaScript, Node.Js, FireBase, MongoDB</w:t>
      </w:r>
      <w:r/>
    </w:p>
    <w:p>
      <w:pPr>
        <w:pStyle w:val="910"/>
        <w:ind w:left="142" w:right="0" w:firstLine="0"/>
        <w:jc w:val="both"/>
        <w:keepLines w:val="0"/>
        <w:keepNext w:val="0"/>
        <w:spacing w:before="0" w:beforeAutospacing="0" w:after="200" w:afterAutospacing="0" w:line="12" w:lineRule="atLeast"/>
        <w:widowControl/>
        <w:suppressLineNumbers w:val="0"/>
      </w:pPr>
      <w:r>
        <w:rPr>
          <w:rFonts w:ascii="Arial" w:hAnsi="Arial"/>
          <w:i w:val="0"/>
          <w:iCs w:val="0"/>
          <w:color w:val="000000"/>
          <w:sz w:val="22"/>
          <w:szCs w:val="22"/>
          <w:u w:val="none"/>
          <w:vertAlign w:val="baseline"/>
        </w:rPr>
        <w:t xml:space="preserve"> </w:t>
      </w:r>
      <w:r/>
    </w:p>
    <w:p>
      <w:pPr>
        <w:pStyle w:val="910"/>
        <w:ind w:left="142" w:right="0" w:firstLine="0"/>
        <w:keepLines w:val="0"/>
        <w:keepNext w:val="0"/>
        <w:spacing w:before="240" w:beforeAutospacing="0" w:after="240" w:afterAutospacing="0" w:line="21" w:lineRule="atLeast"/>
        <w:widowControl/>
        <w:rPr>
          <w:rFonts w:ascii="Arial" w:hAnsi="Arial"/>
          <w:b/>
          <w:i w:val="0"/>
          <w:iCs w:val="0"/>
          <w:color w:val="000000"/>
          <w:sz w:val="28"/>
          <w:szCs w:val="24"/>
          <w:u w:val="none"/>
          <w:vertAlign w:val="baseline"/>
        </w:rPr>
        <w:suppressLineNumbers w:val="0"/>
      </w:pPr>
      <w:r>
        <w:rPr>
          <w:rFonts w:ascii="Arial" w:hAnsi="Arial"/>
          <w:b/>
          <w:bCs/>
          <w:i w:val="0"/>
          <w:iCs w:val="0"/>
          <w:color w:val="000000"/>
          <w:sz w:val="28"/>
          <w:szCs w:val="24"/>
          <w:u w:val="none"/>
          <w:vertAlign w:val="baseline"/>
        </w:rPr>
        <w:t xml:space="preserve">5. System constraints</w:t>
      </w:r>
      <w:r/>
    </w:p>
    <w:p>
      <w:pPr>
        <w:pStyle w:val="910"/>
        <w:ind w:left="142" w:right="0" w:firstLine="0"/>
        <w:keepLines w:val="0"/>
        <w:keepNext w:val="0"/>
        <w:spacing w:before="240" w:beforeAutospacing="0" w:after="240" w:afterAutospacing="0" w:line="21" w:lineRule="atLeast"/>
        <w:widowControl/>
        <w:rPr>
          <w:rFonts w:ascii="Arial" w:hAnsi="Arial"/>
          <w:b/>
          <w:i w:val="0"/>
          <w:color w:val="000000"/>
          <w:sz w:val="24"/>
          <w:szCs w:val="22"/>
          <w:u w:val="none"/>
        </w:rPr>
        <w:suppressLineNumbers w:val="0"/>
      </w:pPr>
      <w:r>
        <w:rPr>
          <w:rFonts w:ascii="Arial" w:hAnsi="Arial"/>
          <w:b/>
          <w:bCs/>
          <w:i w:val="0"/>
          <w:iCs w:val="0"/>
          <w:color w:val="000000"/>
          <w:sz w:val="28"/>
          <w:szCs w:val="24"/>
          <w:u w:val="none"/>
          <w:vertAlign w:val="baseline"/>
        </w:rPr>
      </w:r>
      <w:r>
        <w:rPr>
          <w:rFonts w:ascii="Verdana" w:hAnsi="Verdana"/>
          <w:i w:val="0"/>
          <w:iCs w:val="0"/>
          <w:color w:val="000000"/>
          <w:sz w:val="20"/>
          <w:szCs w:val="20"/>
          <w:u w:val="none"/>
          <w:vertAlign w:val="baseline"/>
        </w:rPr>
        <w:t xml:space="preserve">                                                 Interior Designing app has a limitation of paid software resources like buying prem</w:t>
      </w:r>
      <w:r>
        <w:rPr>
          <w:rFonts w:ascii="Verdana" w:hAnsi="Verdana"/>
          <w:i w:val="0"/>
          <w:iCs w:val="0"/>
          <w:color w:val="000000"/>
          <w:sz w:val="20"/>
          <w:szCs w:val="20"/>
          <w:u w:val="none"/>
          <w:vertAlign w:val="baseline"/>
        </w:rPr>
        <w:t xml:space="preserve">ium hosting for keeping and maintaining database objects and records. Also, the premium plugins that are required for adding extra functionality in IDEs to code professional. The Interior app will only operate on android mobile API levels greater than 23. </w:t>
      </w:r>
      <w:r>
        <w:rPr>
          <w:rFonts w:ascii="Arial" w:hAnsi="Arial"/>
          <w:i w:val="0"/>
          <w:iCs w:val="0"/>
          <w:color w:val="000000"/>
          <w:sz w:val="22"/>
          <w:szCs w:val="22"/>
          <w:u w:val="none"/>
        </w:rPr>
      </w:r>
      <w:r/>
    </w:p>
    <w:p>
      <w:pPr>
        <w:pStyle w:val="910"/>
        <w:numPr>
          <w:ilvl w:val="0"/>
          <w:numId w:val="18"/>
        </w:numPr>
        <w:ind w:right="0"/>
        <w:keepLines w:val="0"/>
        <w:keepNext w:val="0"/>
        <w:spacing w:before="240" w:beforeAutospacing="0" w:after="240" w:afterAutospacing="0" w:line="21" w:lineRule="atLeast"/>
        <w:widowControl/>
        <w:rPr>
          <w:rFonts w:ascii="Arial" w:hAnsi="Arial"/>
          <w:b/>
          <w:i w:val="0"/>
          <w:iCs w:val="0"/>
          <w:color w:val="000000"/>
          <w:sz w:val="22"/>
          <w:szCs w:val="22"/>
          <w:u w:val="none"/>
        </w:rPr>
        <w:suppressLineNumbers w:val="0"/>
      </w:pPr>
      <w:r>
        <w:rPr>
          <w:rFonts w:ascii="Arial" w:hAnsi="Arial"/>
          <w:b/>
          <w:i w:val="0"/>
          <w:iCs w:val="0"/>
          <w:color w:val="000000"/>
          <w:sz w:val="22"/>
          <w:szCs w:val="22"/>
          <w:u w:val="none"/>
          <w:vertAlign w:val="baseline"/>
        </w:rPr>
        <w:t xml:space="preserve">Hardware constraints</w:t>
      </w:r>
      <w:r>
        <w:rPr>
          <w:rFonts w:ascii="Arial" w:hAnsi="Arial"/>
          <w:b/>
          <w:i/>
          <w:iCs/>
          <w:color w:val="000000"/>
          <w:sz w:val="20"/>
          <w:szCs w:val="20"/>
          <w:u w:val="none"/>
          <w:vertAlign w:val="baseline"/>
        </w:rPr>
        <w:t xml:space="preserve">:</w:t>
      </w:r>
      <w:r>
        <w:rPr>
          <w:b/>
        </w:rPr>
      </w:r>
      <w:r/>
    </w:p>
    <w:p>
      <w:pPr>
        <w:pStyle w:val="910"/>
        <w:ind w:left="720" w:right="0" w:firstLine="0"/>
        <w:jc w:val="both"/>
        <w:keepLines w:val="0"/>
        <w:keepNext w:val="0"/>
        <w:spacing w:before="120" w:beforeAutospacing="0" w:after="200" w:afterAutospacing="0" w:line="21" w:lineRule="atLeast"/>
        <w:widowControl/>
        <w:rPr>
          <w:rFonts w:ascii="Arial" w:hAnsi="Arial"/>
          <w:i w:val="0"/>
          <w:iCs w:val="0"/>
          <w:color w:val="000000"/>
          <w:sz w:val="22"/>
          <w:szCs w:val="22"/>
          <w:u w:val="none"/>
        </w:rPr>
        <w:suppressLineNumbers w:val="0"/>
      </w:pPr>
      <w:r>
        <w:rPr>
          <w:rFonts w:ascii="Arial" w:hAnsi="Arial"/>
          <w:i/>
          <w:iCs/>
          <w:color w:val="000000"/>
          <w:sz w:val="20"/>
          <w:szCs w:val="20"/>
          <w:u w:val="none"/>
          <w:vertAlign w:val="baseline"/>
        </w:rPr>
        <w:t xml:space="preserve">                                            The Hardware on which </w:t>
      </w:r>
      <w:r>
        <w:rPr>
          <w:rFonts w:ascii="Arial" w:hAnsi="Arial"/>
          <w:i/>
          <w:iCs/>
          <w:color w:val="000000"/>
          <w:sz w:val="20"/>
          <w:szCs w:val="20"/>
          <w:u w:val="none"/>
          <w:vertAlign w:val="baseline"/>
        </w:rPr>
        <w:t xml:space="preserve">this System is going to operate on the client-side is basically on android devices and screen size may vary from different devices which must have built-in internet and wifi connection, suitable storage size, and RAM greater than 2GB.                      </w:t>
      </w:r>
      <w:r>
        <w:rPr>
          <w:rFonts w:ascii="Arial" w:hAnsi="Arial"/>
          <w:i w:val="0"/>
          <w:iCs w:val="0"/>
          <w:color w:val="000000"/>
          <w:sz w:val="22"/>
          <w:szCs w:val="22"/>
          <w:u w:val="none"/>
        </w:rPr>
      </w:r>
      <w:r/>
    </w:p>
    <w:p>
      <w:pPr>
        <w:pStyle w:val="910"/>
        <w:numPr>
          <w:ilvl w:val="0"/>
          <w:numId w:val="18"/>
        </w:numPr>
        <w:ind w:right="0"/>
        <w:keepLines w:val="0"/>
        <w:keepNext w:val="0"/>
        <w:spacing w:before="240" w:beforeAutospacing="0" w:after="240" w:afterAutospacing="0" w:line="21" w:lineRule="atLeast"/>
        <w:widowControl/>
        <w:rPr>
          <w:rFonts w:ascii="Arial" w:hAnsi="Arial"/>
          <w:b/>
          <w:i w:val="0"/>
          <w:iCs w:val="0"/>
          <w:color w:val="000000"/>
          <w:sz w:val="22"/>
          <w:szCs w:val="22"/>
          <w:u w:val="none"/>
        </w:rPr>
        <w:suppressLineNumbers w:val="0"/>
      </w:pPr>
      <w:r>
        <w:rPr>
          <w:rFonts w:ascii="Arial" w:hAnsi="Arial"/>
          <w:b/>
          <w:i w:val="0"/>
          <w:iCs w:val="0"/>
          <w:color w:val="000000"/>
          <w:sz w:val="22"/>
          <w:szCs w:val="22"/>
          <w:u w:val="none"/>
          <w:vertAlign w:val="baseline"/>
        </w:rPr>
        <w:t xml:space="preserve">Cultural constaints</w:t>
      </w:r>
      <w:r>
        <w:rPr>
          <w:rFonts w:ascii="Arial" w:hAnsi="Arial"/>
          <w:b/>
          <w:i/>
          <w:iCs/>
          <w:color w:val="000000"/>
          <w:sz w:val="20"/>
          <w:szCs w:val="20"/>
          <w:u w:val="none"/>
          <w:vertAlign w:val="baseline"/>
        </w:rPr>
        <w:t xml:space="preserve"> </w:t>
      </w:r>
      <w:r>
        <w:rPr>
          <w:b/>
        </w:rPr>
      </w:r>
      <w:r/>
    </w:p>
    <w:p>
      <w:pPr>
        <w:pStyle w:val="910"/>
        <w:ind w:left="720" w:right="0" w:firstLine="0"/>
        <w:jc w:val="both"/>
        <w:keepLines w:val="0"/>
        <w:keepNext w:val="0"/>
        <w:spacing w:before="120" w:beforeAutospacing="0" w:after="200" w:afterAutospacing="0" w:line="21" w:lineRule="atLeast"/>
        <w:widowControl/>
        <w:rPr>
          <w:rFonts w:ascii="Arial" w:hAnsi="Arial"/>
          <w:i w:val="0"/>
          <w:iCs w:val="0"/>
          <w:color w:val="000000"/>
          <w:sz w:val="22"/>
          <w:szCs w:val="22"/>
          <w:u w:val="none"/>
        </w:rPr>
        <w:suppressLineNumbers w:val="0"/>
      </w:pPr>
      <w:r>
        <w:rPr>
          <w:rFonts w:ascii="Arial" w:hAnsi="Arial"/>
          <w:i/>
          <w:iCs/>
          <w:color w:val="000000"/>
          <w:sz w:val="20"/>
          <w:szCs w:val="20"/>
          <w:u w:val="none"/>
          <w:vertAlign w:val="baseline"/>
        </w:rPr>
        <w:t xml:space="preserve">                        The built-in cultural constraint involved in this app will be set according to demographic context because culture and choices will vary from city to</w:t>
      </w:r>
      <w:r>
        <w:rPr>
          <w:rFonts w:ascii="Arial" w:hAnsi="Arial"/>
          <w:i/>
          <w:iCs/>
          <w:color w:val="000000"/>
          <w:sz w:val="20"/>
          <w:szCs w:val="20"/>
          <w:u w:val="none"/>
          <w:vertAlign w:val="baseline"/>
        </w:rPr>
        <w:t xml:space="preserve"> city. Let's suppose the interior choices of the people who lived in Panjab will vary from the e interior choices of people who lived in Baluchistan. Because every province has its own culture which will be filtered according to people's desires and needs.</w:t>
      </w:r>
      <w:r>
        <w:rPr>
          <w:rFonts w:ascii="Arial" w:hAnsi="Arial"/>
          <w:i w:val="0"/>
          <w:iCs w:val="0"/>
          <w:color w:val="000000"/>
          <w:sz w:val="22"/>
          <w:szCs w:val="22"/>
          <w:u w:val="none"/>
        </w:rPr>
      </w:r>
      <w:r/>
    </w:p>
    <w:p>
      <w:pPr>
        <w:pStyle w:val="910"/>
        <w:numPr>
          <w:ilvl w:val="0"/>
          <w:numId w:val="18"/>
        </w:numPr>
        <w:ind w:right="0"/>
        <w:keepLines w:val="0"/>
        <w:keepNext w:val="0"/>
        <w:spacing w:before="240" w:beforeAutospacing="0" w:after="240" w:afterAutospacing="0" w:line="21" w:lineRule="atLeast"/>
        <w:widowControl/>
        <w:rPr>
          <w:rFonts w:ascii="Arial" w:hAnsi="Arial"/>
          <w:i w:val="0"/>
          <w:iCs w:val="0"/>
          <w:color w:val="000000"/>
          <w:sz w:val="22"/>
          <w:szCs w:val="22"/>
          <w:u w:val="none"/>
        </w:rPr>
        <w:suppressLineNumbers w:val="0"/>
      </w:pPr>
      <w:r>
        <w:rPr>
          <w:rFonts w:ascii="Arial" w:hAnsi="Arial"/>
          <w:b/>
          <w:i w:val="0"/>
          <w:iCs w:val="0"/>
          <w:color w:val="000000"/>
          <w:sz w:val="22"/>
          <w:szCs w:val="22"/>
          <w:u w:val="none"/>
          <w:vertAlign w:val="baseline"/>
        </w:rPr>
        <w:t xml:space="preserve">Legal constraints</w:t>
      </w:r>
      <w:r>
        <w:rPr>
          <w:rFonts w:ascii="Arial" w:hAnsi="Arial"/>
          <w:b/>
          <w:i w:val="0"/>
          <w:iCs w:val="0"/>
          <w:color w:val="000000"/>
          <w:sz w:val="22"/>
          <w:szCs w:val="22"/>
          <w:u w:val="none"/>
        </w:rPr>
      </w:r>
      <w:r/>
    </w:p>
    <w:p>
      <w:pPr>
        <w:pStyle w:val="910"/>
        <w:ind w:left="720" w:right="0" w:firstLine="0"/>
        <w:jc w:val="both"/>
        <w:keepLines w:val="0"/>
        <w:keepNext w:val="0"/>
        <w:spacing w:before="120" w:beforeAutospacing="0" w:after="200" w:afterAutospacing="0" w:line="21" w:lineRule="atLeast"/>
        <w:widowControl/>
        <w:rPr>
          <w:rFonts w:ascii="Arial" w:hAnsi="Arial"/>
          <w:i w:val="0"/>
          <w:iCs w:val="0"/>
          <w:color w:val="000000"/>
          <w:sz w:val="22"/>
          <w:szCs w:val="22"/>
          <w:u w:val="none"/>
        </w:rPr>
        <w:suppressLineNumbers w:val="0"/>
      </w:pPr>
      <w:r>
        <w:rPr>
          <w:rFonts w:ascii="Arial" w:hAnsi="Arial"/>
          <w:i/>
          <w:iCs/>
          <w:color w:val="000000"/>
          <w:sz w:val="20"/>
          <w:szCs w:val="20"/>
          <w:u w:val="none"/>
          <w:vertAlign w:val="baseline"/>
        </w:rPr>
        <w:t xml:space="preserve">                                    Admin are not allowed to post which not lied in the domain of interior design.Personal2 information is not allowed to share in the description of the product.</w:t>
      </w:r>
      <w:r>
        <w:rPr>
          <w:rFonts w:ascii="Arial" w:hAnsi="Arial"/>
          <w:i w:val="0"/>
          <w:iCs w:val="0"/>
          <w:color w:val="000000"/>
          <w:sz w:val="22"/>
          <w:szCs w:val="22"/>
          <w:u w:val="none"/>
        </w:rPr>
      </w:r>
      <w:r/>
    </w:p>
    <w:p>
      <w:pPr>
        <w:pStyle w:val="910"/>
        <w:numPr>
          <w:ilvl w:val="0"/>
          <w:numId w:val="18"/>
        </w:numPr>
        <w:ind w:right="0"/>
        <w:keepLines w:val="0"/>
        <w:keepNext w:val="0"/>
        <w:spacing w:before="240" w:beforeAutospacing="0" w:after="240" w:afterAutospacing="0" w:line="21" w:lineRule="atLeast"/>
        <w:widowControl/>
        <w:rPr>
          <w:rFonts w:ascii="Arial" w:hAnsi="Arial"/>
          <w:b/>
          <w:i w:val="0"/>
          <w:iCs w:val="0"/>
          <w:color w:val="000000"/>
          <w:sz w:val="22"/>
          <w:szCs w:val="22"/>
          <w:u w:val="none"/>
        </w:rPr>
        <w:suppressLineNumbers w:val="0"/>
      </w:pPr>
      <w:r>
        <w:rPr>
          <w:rFonts w:ascii="Arial" w:hAnsi="Arial"/>
          <w:b/>
          <w:i w:val="0"/>
          <w:iCs w:val="0"/>
          <w:color w:val="000000"/>
          <w:sz w:val="22"/>
          <w:szCs w:val="22"/>
          <w:u w:val="none"/>
          <w:vertAlign w:val="baseline"/>
        </w:rPr>
        <w:t xml:space="preserve">Environmental constraints</w:t>
      </w:r>
      <w:r>
        <w:rPr>
          <w:b/>
        </w:rPr>
      </w:r>
      <w:r/>
    </w:p>
    <w:p>
      <w:pPr>
        <w:pStyle w:val="910"/>
        <w:ind w:left="720" w:right="0" w:firstLine="0"/>
        <w:jc w:val="both"/>
        <w:keepLines w:val="0"/>
        <w:keepNext w:val="0"/>
        <w:spacing w:before="120" w:beforeAutospacing="0" w:after="200" w:afterAutospacing="0" w:line="21" w:lineRule="atLeast"/>
        <w:widowControl/>
        <w:rPr>
          <w:rFonts w:ascii="Arial" w:hAnsi="Arial"/>
          <w:i w:val="0"/>
          <w:iCs w:val="0"/>
          <w:color w:val="000000"/>
          <w:sz w:val="22"/>
          <w:szCs w:val="22"/>
          <w:u w:val="none"/>
        </w:rPr>
        <w:suppressLineNumbers w:val="0"/>
      </w:pPr>
      <w:r>
        <w:rPr>
          <w:rFonts w:ascii="Arial" w:hAnsi="Arial"/>
          <w:i/>
          <w:iCs/>
          <w:color w:val="000000"/>
          <w:sz w:val="20"/>
          <w:szCs w:val="20"/>
          <w:u w:val="none"/>
          <w:vertAlign w:val="baseline"/>
        </w:rPr>
        <w:t xml:space="preserve">                                                   Numerous environmental boundaries will retard the app, like avoiding it to use in noise and heat-lightening places.</w:t>
      </w:r>
      <w:r>
        <w:rPr>
          <w:rFonts w:ascii="Arial" w:hAnsi="Arial"/>
          <w:i w:val="0"/>
          <w:iCs w:val="0"/>
          <w:color w:val="000000"/>
          <w:sz w:val="22"/>
          <w:szCs w:val="22"/>
          <w:u w:val="none"/>
        </w:rPr>
      </w:r>
      <w:r/>
    </w:p>
    <w:p>
      <w:pPr>
        <w:pStyle w:val="910"/>
        <w:numPr>
          <w:ilvl w:val="0"/>
          <w:numId w:val="18"/>
        </w:numPr>
        <w:ind w:right="0"/>
        <w:keepLines w:val="0"/>
        <w:keepNext w:val="0"/>
        <w:spacing w:before="240" w:beforeAutospacing="0" w:after="240" w:afterAutospacing="0" w:line="21" w:lineRule="atLeast"/>
        <w:widowControl/>
        <w:rPr>
          <w:b/>
        </w:rPr>
        <w:suppressLineNumbers w:val="0"/>
      </w:pPr>
      <w:r>
        <w:rPr>
          <w:rFonts w:ascii="Arial" w:hAnsi="Arial"/>
          <w:b/>
          <w:i w:val="0"/>
          <w:iCs w:val="0"/>
          <w:color w:val="000000"/>
          <w:sz w:val="22"/>
          <w:szCs w:val="22"/>
          <w:u w:val="none"/>
          <w:vertAlign w:val="baseline"/>
        </w:rPr>
        <w:t xml:space="preserve">User constraints</w:t>
      </w:r>
      <w:r>
        <w:rPr>
          <w:b/>
        </w:rPr>
      </w:r>
      <w:r/>
    </w:p>
    <w:p>
      <w:pPr>
        <w:pStyle w:val="910"/>
        <w:ind w:left="720" w:right="0" w:firstLine="0"/>
        <w:jc w:val="both"/>
        <w:keepLines w:val="0"/>
        <w:keepNext w:val="0"/>
        <w:spacing w:before="120" w:beforeAutospacing="0" w:after="200" w:afterAutospacing="0" w:line="21" w:lineRule="atLeast"/>
        <w:widowControl/>
        <w:suppressLineNumbers w:val="0"/>
      </w:pPr>
      <w:r>
        <w:rPr>
          <w:rFonts w:ascii="Arial" w:hAnsi="Arial"/>
          <w:i/>
          <w:iCs/>
          <w:color w:val="000000"/>
          <w:sz w:val="20"/>
          <w:szCs w:val="20"/>
          <w:u w:val="none"/>
          <w:vertAlign w:val="baseline"/>
        </w:rPr>
        <w:t xml:space="preserve">                               Users are involved in interior designer customers and professional interior designers so according to the user's domain the user interface for an interior app should be more graphic and textual according to needs.</w:t>
      </w:r>
      <w:r/>
    </w:p>
    <w:p>
      <w:pPr>
        <w:pStyle w:val="927"/>
        <w:ind w:left="0" w:firstLine="0"/>
        <w:jc w:val="both"/>
        <w:spacing w:after="120"/>
        <w:tabs>
          <w:tab w:val="left" w:pos="360" w:leader="none"/>
        </w:tabs>
        <w:rPr>
          <w:sz w:val="32"/>
        </w:rPr>
      </w:pPr>
      <w:r>
        <w:rPr>
          <w:sz w:val="32"/>
          <w:lang w:val="en-US"/>
        </w:rPr>
        <w:t xml:space="preserve">6. E</w:t>
      </w:r>
      <w:r>
        <w:rPr>
          <w:sz w:val="32"/>
        </w:rPr>
        <w:t xml:space="preserve">xternal Interface Requirements</w:t>
      </w:r>
      <w:bookmarkEnd w:id="21"/>
      <w:r/>
      <w:bookmarkEnd w:id="22"/>
      <w:r>
        <w:rPr>
          <w:sz w:val="32"/>
        </w:rPr>
      </w:r>
      <w:r/>
    </w:p>
    <w:p>
      <w:pPr>
        <w:pStyle w:val="910"/>
        <w:jc w:val="both"/>
        <w:keepLines w:val="0"/>
        <w:keepNext w:val="0"/>
        <w:spacing w:before="0" w:beforeAutospacing="0" w:after="120" w:afterAutospacing="0" w:line="21" w:lineRule="atLeast"/>
        <w:widowControl/>
        <w:suppressLineNumbers w:val="0"/>
      </w:pPr>
      <w:r/>
      <w:bookmarkStart w:id="23" w:name="_Toc51490207"/>
      <w:r/>
      <w:bookmarkStart w:id="24" w:name="_Toc492990527"/>
      <w:r>
        <w:rPr>
          <w:rFonts w:ascii="Arial" w:hAnsi="Arial"/>
          <w:i w:val="0"/>
          <w:iCs w:val="0"/>
          <w:color w:val="000000"/>
          <w:sz w:val="22"/>
          <w:szCs w:val="22"/>
          <w:u w:val="none"/>
          <w:vertAlign w:val="baseline"/>
        </w:rPr>
        <w:t xml:space="preserve">The application will be implemented in Kotlin and java it will use Android SDK. Moreover. Android Studio will be used as IDE while implementing</w:t>
      </w:r>
      <w:r>
        <w:rPr>
          <w:rFonts w:ascii="Arial" w:hAnsi="Arial"/>
          <w:i w:val="0"/>
          <w:iCs w:val="0"/>
          <w:color w:val="000000"/>
          <w:sz w:val="24"/>
          <w:szCs w:val="24"/>
          <w:u w:val="none"/>
          <w:vertAlign w:val="baseline"/>
        </w:rPr>
        <w:t xml:space="preserve">.</w:t>
      </w:r>
      <w:r/>
    </w:p>
    <w:p>
      <w:pPr>
        <w:pStyle w:val="910"/>
        <w:jc w:val="both"/>
        <w:keepLines w:val="0"/>
        <w:keepNext w:val="0"/>
        <w:spacing w:before="0" w:beforeAutospacing="0" w:after="120" w:afterAutospacing="0" w:line="21" w:lineRule="atLeast"/>
        <w:widowControl/>
        <w:rPr>
          <w:rFonts w:ascii="Arial" w:hAnsi="Arial"/>
          <w:i w:val="0"/>
          <w:iCs w:val="0"/>
          <w:color w:val="000000"/>
          <w:sz w:val="24"/>
          <w:szCs w:val="24"/>
          <w:u w:val="none"/>
          <w:vertAlign w:val="baseline"/>
        </w:rPr>
        <w:suppressLineNumbers w:val="0"/>
      </w:pPr>
      <w:r>
        <w:rPr>
          <w:rFonts w:ascii="Arial" w:hAnsi="Arial"/>
          <w:i w:val="0"/>
          <w:iCs w:val="0"/>
          <w:color w:val="000000"/>
          <w:sz w:val="24"/>
          <w:szCs w:val="24"/>
          <w:u w:val="none"/>
          <w:vertAlign w:val="baseline"/>
        </w:rPr>
        <w:t xml:space="preserve">Diagram will show you the interaction between the external components of the system</w:t>
      </w:r>
      <w:r>
        <w:rPr>
          <w:rFonts w:ascii="Arial" w:hAnsi="Arial"/>
          <w:i w:val="0"/>
          <w:iCs w:val="0"/>
          <w:color w:val="000000"/>
          <w:sz w:val="24"/>
          <w:szCs w:val="24"/>
          <w:u w:val="none"/>
          <w:vertAlign w:val="baseline"/>
        </w:rPr>
      </w:r>
      <w:r/>
    </w:p>
    <w:p>
      <w:pPr>
        <w:pStyle w:val="910"/>
        <w:jc w:val="both"/>
        <w:keepLines w:val="0"/>
        <w:keepNext w:val="0"/>
        <w:spacing w:before="0" w:beforeAutospacing="0" w:after="120" w:afterAutospacing="0" w:line="21" w:lineRule="atLeast"/>
        <w:widowControl/>
        <w:rPr>
          <w:rFonts w:ascii="Arial" w:hAnsi="Arial"/>
          <w:i w:val="0"/>
          <w:iCs w:val="0"/>
          <w:color w:val="000000"/>
          <w:sz w:val="24"/>
          <w:szCs w:val="24"/>
          <w:u w:val="none"/>
          <w:vertAlign w:val="baseline"/>
        </w:rPr>
        <w:suppressLineNumbers w:val="0"/>
      </w:pPr>
      <w:r>
        <w:rPr>
          <w:rFonts w:ascii="Arial" w:hAnsi="Arial"/>
          <w:i w:val="0"/>
          <w:iCs w:val="0"/>
          <w:color w:val="000000"/>
          <w:sz w:val="24"/>
          <w:szCs w:val="24"/>
          <w:u w:val="none"/>
          <w:vertAlign w:val="baseline"/>
        </w:rPr>
      </w:r>
      <w:r/>
    </w:p>
    <w:p>
      <w:pPr>
        <w:pStyle w:val="910"/>
        <w:jc w:val="both"/>
        <w:keepLines w:val="0"/>
        <w:keepNext w:val="0"/>
        <w:spacing w:before="0" w:beforeAutospacing="0" w:after="120" w:afterAutospacing="0" w:line="21" w:lineRule="atLeast"/>
        <w:widowControl/>
        <w:suppressLineNumbers w:val="0"/>
      </w:pPr>
      <w:r>
        <w:rPr>
          <w:rFonts w:ascii="Arial" w:hAnsi="Arial" w:eastAsia="SimSun"/>
          <w:i w:val="0"/>
          <w:iCs w:val="0"/>
          <w:color w:val="000000"/>
          <w:sz w:val="22"/>
          <w:szCs w:val="22"/>
          <w:u w:val="none"/>
          <w:vertAlign w:val="baseline"/>
        </w:rPr>
        <w:fldChar w:fldCharType="begin"/>
      </w:r>
      <w:r>
        <w:rPr>
          <w:rFonts w:ascii="Arial" w:hAnsi="Arial" w:eastAsia="SimSun"/>
          <w:i w:val="0"/>
          <w:iCs w:val="0"/>
          <w:color w:val="000000"/>
          <w:sz w:val="22"/>
          <w:szCs w:val="22"/>
          <w:u w:val="none"/>
          <w:vertAlign w:val="baseline"/>
        </w:rPr>
        <w:instrText xml:space="preserve">INCLUDEPICTURE \d "https://lh6.googleusercontent.com/n6_EcKonAF4pZ70cvYDnfGTagdzU8A2V4ANWQ-pT_0E3zDYZYOORSIBmrv1ute7D-SgGACNy9lQIS4ZqO5Y2dclTRkvVVZaDnzQyS1U7jWmGpn2qDBeXhNKWVuxL2e-nW0uBWK7VAVVJGFAToA" \* MERGEFORMATINET </w:instrText>
      </w:r>
      <w:r>
        <w:rPr>
          <w:rFonts w:ascii="Arial" w:hAnsi="Arial" w:eastAsia="SimSun"/>
          <w:i w:val="0"/>
          <w:iCs w:val="0"/>
          <w:color w:val="000000"/>
          <w:sz w:val="22"/>
          <w:szCs w:val="22"/>
          <w:u w:val="none"/>
          <w:vertAlign w:val="baseline"/>
        </w:rPr>
        <w:fldChar w:fldCharType="separate"/>
      </w:r>
      <w:r>
        <w:rPr>
          <w:rFonts w:ascii="Arial" w:hAnsi="Arial" w:eastAsia="SimSun"/>
          <w:i w:val="0"/>
          <w:iCs w:val="0"/>
          <w:color w:val="000000"/>
          <w:sz w:val="22"/>
          <w:szCs w:val="22"/>
          <w:u w:val="none"/>
          <w:vertAlign w:val="baseline"/>
        </w:rPr>
        <mc:AlternateContent>
          <mc:Choice Requires="wpg">
            <w:drawing>
              <wp:inline xmlns:wp="http://schemas.openxmlformats.org/drawingml/2006/wordprocessingDrawing" distT="0" distB="0" distL="0" distR="0">
                <wp:extent cx="5733910" cy="2485771"/>
                <wp:effectExtent l="0" t="0" r="0" b="0"/>
                <wp:docPr id="1"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11"/>
                        <a:stretch/>
                      </pic:blipFill>
                      <pic:spPr bwMode="auto">
                        <a:xfrm>
                          <a:off x="0" y="0"/>
                          <a:ext cx="5733910" cy="248577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51.5pt;height:195.7pt;" stroked="f">
                <v:path textboxrect="0,0,0,0"/>
                <v:imagedata r:id="rId11" o:title=""/>
              </v:shape>
            </w:pict>
          </mc:Fallback>
        </mc:AlternateContent>
      </w:r>
      <w:r>
        <w:rPr>
          <w:rFonts w:ascii="Arial" w:hAnsi="Arial" w:eastAsia="SimSun"/>
          <w:i w:val="0"/>
          <w:iCs w:val="0"/>
          <w:color w:val="000000"/>
          <w:sz w:val="22"/>
          <w:szCs w:val="22"/>
          <w:u w:val="none"/>
          <w:vertAlign w:val="baseline"/>
        </w:rPr>
        <w:fldChar w:fldCharType="end"/>
      </w:r>
      <w:r>
        <w:rPr>
          <w:rFonts w:ascii="Arial" w:hAnsi="Arial"/>
          <w:i w:val="0"/>
          <w:iCs w:val="0"/>
          <w:color w:val="000000"/>
          <w:sz w:val="24"/>
          <w:szCs w:val="24"/>
          <w:u w:val="none"/>
          <w:vertAlign w:val="baseline"/>
        </w:rPr>
        <w:t xml:space="preserve">.</w:t>
      </w:r>
      <w:r/>
    </w:p>
    <w:p>
      <w:pPr>
        <w:pStyle w:val="928"/>
        <w:ind w:left="425" w:right="0" w:firstLine="0"/>
        <w:jc w:val="both"/>
        <w:spacing w:after="120"/>
        <w:tabs>
          <w:tab w:val="left" w:pos="390" w:leader="none"/>
        </w:tabs>
        <w:rPr>
          <w:rFonts w:ascii="Arial" w:hAnsi="Arial"/>
          <w:b/>
          <w:sz w:val="24"/>
        </w:rPr>
      </w:pPr>
      <w:r>
        <w:rPr>
          <w:rFonts w:ascii="Arial" w:hAnsi="Arial"/>
          <w:b/>
          <w:sz w:val="24"/>
          <w:highlight w:val="none"/>
        </w:rPr>
      </w:r>
      <w:r>
        <w:rPr>
          <w:rFonts w:ascii="Arial" w:hAnsi="Arial"/>
          <w:b/>
          <w:sz w:val="24"/>
          <w:highlight w:val="none"/>
        </w:rPr>
      </w:r>
      <w:r/>
    </w:p>
    <w:p>
      <w:pPr>
        <w:pStyle w:val="928"/>
        <w:ind w:left="425" w:right="0" w:firstLine="0"/>
        <w:jc w:val="both"/>
        <w:spacing w:after="120"/>
        <w:tabs>
          <w:tab w:val="left" w:pos="390" w:leader="none"/>
        </w:tabs>
        <w:rPr>
          <w:rFonts w:ascii="Arial" w:hAnsi="Arial"/>
          <w:b/>
          <w:sz w:val="24"/>
          <w:highlight w:val="none"/>
        </w:rPr>
      </w:pPr>
      <w:r>
        <w:rPr>
          <w:rFonts w:ascii="Arial" w:hAnsi="Arial"/>
          <w:b/>
          <w:sz w:val="24"/>
        </w:rPr>
        <w:t xml:space="preserve">6.1 Hardware Interfaces</w:t>
      </w:r>
      <w:bookmarkEnd w:id="23"/>
      <w:r>
        <w:rPr>
          <w:b/>
        </w:rPr>
      </w:r>
      <w:bookmarkEnd w:id="24"/>
      <w:r>
        <w:rPr>
          <w:b/>
        </w:rPr>
      </w:r>
      <w:r/>
    </w:p>
    <w:p>
      <w:pPr>
        <w:pStyle w:val="928"/>
        <w:ind w:left="425" w:right="0" w:firstLine="0"/>
        <w:jc w:val="both"/>
        <w:rPr>
          <w:rFonts w:ascii="Arial" w:hAnsi="Arial" w:eastAsia="SimSun"/>
          <w:b w:val="0"/>
          <w:i w:val="0"/>
          <w:iCs w:val="0"/>
          <w:color w:val="000000"/>
          <w:sz w:val="20"/>
          <w:szCs w:val="20"/>
          <w:u w:val="none"/>
          <w:vertAlign w:val="baseline"/>
        </w:rPr>
      </w:pPr>
      <w:r>
        <w:rPr>
          <w:rFonts w:ascii="Arial" w:hAnsi="Arial" w:eastAsia="SimSun"/>
          <w:b w:val="0"/>
          <w:i w:val="0"/>
          <w:iCs w:val="0"/>
          <w:color w:val="000000"/>
          <w:sz w:val="20"/>
          <w:szCs w:val="20"/>
          <w:u w:val="none"/>
          <w:vertAlign w:val="baseline"/>
        </w:rPr>
        <w:t xml:space="preserve">This application works on An</w:t>
      </w:r>
      <w:r>
        <w:rPr>
          <w:rFonts w:ascii="Arial" w:hAnsi="Arial" w:eastAsia="SimSun"/>
          <w:b w:val="0"/>
          <w:i w:val="0"/>
          <w:iCs w:val="0"/>
          <w:color w:val="000000"/>
          <w:sz w:val="20"/>
          <w:szCs w:val="20"/>
          <w:u w:val="none"/>
          <w:vertAlign w:val="baseline"/>
        </w:rPr>
        <w:t xml:space="preserve">droid mobile devices and tablets. No other hardware is required.Since the application must run over the internet, all the hardware shall require to connect internet will be the hardware interface for the system. E.g. Modem, WAN – LAN, Ethernet Cross-Cable.</w:t>
      </w:r>
      <w:r>
        <w:rPr>
          <w:b w:val="0"/>
        </w:rPr>
      </w:r>
      <w:r/>
    </w:p>
    <w:p>
      <w:pPr>
        <w:pStyle w:val="928"/>
        <w:ind w:left="425" w:right="0" w:firstLine="0"/>
        <w:jc w:val="both"/>
        <w:rPr>
          <w:rFonts w:ascii="Arial" w:hAnsi="Arial" w:eastAsia="SimSun"/>
          <w:b w:val="0"/>
          <w:i w:val="0"/>
          <w:iCs w:val="0"/>
          <w:color w:val="000000"/>
          <w:sz w:val="20"/>
          <w:szCs w:val="20"/>
          <w:u w:val="none"/>
          <w:vertAlign w:val="baseline"/>
        </w:rPr>
      </w:pPr>
      <w:r>
        <w:rPr>
          <w:rFonts w:ascii="Arial" w:hAnsi="Arial" w:eastAsia="SimSun"/>
          <w:b w:val="0"/>
          <w:i w:val="0"/>
          <w:iCs w:val="0"/>
          <w:color w:val="000000"/>
          <w:sz w:val="20"/>
          <w:szCs w:val="20"/>
          <w:u w:val="none"/>
          <w:vertAlign w:val="baseline"/>
        </w:rPr>
      </w:r>
      <w:r>
        <w:rPr>
          <w:b w:val="0"/>
        </w:rPr>
      </w:r>
      <w:r/>
    </w:p>
    <w:p>
      <w:pPr>
        <w:pStyle w:val="928"/>
        <w:ind w:left="389" w:firstLine="0"/>
        <w:jc w:val="both"/>
        <w:spacing w:after="120"/>
        <w:tabs>
          <w:tab w:val="left" w:pos="390" w:leader="none"/>
        </w:tabs>
        <w:rPr>
          <w:rFonts w:ascii="Arial" w:hAnsi="Arial"/>
          <w:sz w:val="24"/>
        </w:rPr>
      </w:pPr>
      <w:r/>
      <w:bookmarkStart w:id="25" w:name="_Toc51490208"/>
      <w:r/>
      <w:bookmarkStart w:id="26" w:name="_Toc492990528"/>
      <w:r>
        <w:rPr>
          <w:rFonts w:ascii="Arial" w:hAnsi="Arial"/>
          <w:sz w:val="24"/>
        </w:rPr>
        <w:t xml:space="preserve">6.2 Software Interfaces</w:t>
      </w:r>
      <w:bookmarkEnd w:id="25"/>
      <w:r/>
      <w:bookmarkEnd w:id="26"/>
      <w:r>
        <w:rPr>
          <w:rFonts w:ascii="Arial" w:hAnsi="Arial"/>
          <w:sz w:val="24"/>
        </w:rPr>
      </w:r>
      <w:r/>
    </w:p>
    <w:p>
      <w:pPr>
        <w:pStyle w:val="910"/>
        <w:ind w:left="400"/>
        <w:jc w:val="both"/>
        <w:keepLines w:val="0"/>
        <w:keepNext w:val="0"/>
        <w:spacing w:before="0" w:beforeAutospacing="0" w:after="200" w:afterAutospacing="0" w:line="21" w:lineRule="atLeast"/>
        <w:widowControl/>
        <w:suppressLineNumbers w:val="0"/>
      </w:pPr>
      <w:r>
        <w:rPr>
          <w:rFonts w:ascii="Arial" w:hAnsi="Arial"/>
          <w:i w:val="0"/>
          <w:iCs w:val="0"/>
          <w:color w:val="000000"/>
          <w:sz w:val="20"/>
          <w:szCs w:val="20"/>
          <w:u w:val="none"/>
          <w:vertAlign w:val="baseline"/>
        </w:rPr>
        <w:t xml:space="preserve">Interior recommendation app will first collect user requiremen</w:t>
      </w:r>
      <w:r>
        <w:rPr>
          <w:rFonts w:ascii="Arial" w:hAnsi="Arial"/>
          <w:i w:val="0"/>
          <w:iCs w:val="0"/>
          <w:color w:val="000000"/>
          <w:sz w:val="20"/>
          <w:szCs w:val="20"/>
          <w:u w:val="none"/>
          <w:vertAlign w:val="baseline"/>
        </w:rPr>
        <w:t xml:space="preserve">ts and style desires which will store in the database and their filtering algorithm will select and choose design samples according to user info.  Since this application is a mobile application, it will only need an Android version 4.0 or higher to perform</w:t>
      </w:r>
      <w:r/>
    </w:p>
    <w:p>
      <w:pPr>
        <w:pStyle w:val="901"/>
        <w:ind w:left="390"/>
        <w:jc w:val="both"/>
        <w:rPr>
          <w:i/>
        </w:rPr>
      </w:pPr>
      <w:r>
        <w:rPr>
          <w:i/>
        </w:rPr>
      </w:r>
      <w:r/>
    </w:p>
    <w:p>
      <w:pPr>
        <w:pStyle w:val="885"/>
        <w:jc w:val="both"/>
      </w:pPr>
      <w:r/>
      <w:r/>
    </w:p>
    <w:p>
      <w:pPr>
        <w:pStyle w:val="886"/>
        <w:ind w:left="0" w:firstLine="0"/>
        <w:tabs>
          <w:tab w:val="left" w:pos="360" w:leader="none"/>
        </w:tabs>
      </w:pPr>
      <w:r>
        <w:t xml:space="preserve">7. </w:t>
      </w:r>
      <w:bookmarkStart w:id="27" w:name="_Toc51411557"/>
      <w:r/>
      <w:bookmarkStart w:id="28" w:name="_Toc51415502"/>
      <w:r>
        <w:t xml:space="preserve">Functional Requirements</w:t>
      </w:r>
      <w:bookmarkEnd w:id="27"/>
      <w:r/>
      <w:bookmarkEnd w:id="28"/>
      <w:r/>
      <w:r/>
    </w:p>
    <w:p>
      <w:pPr>
        <w:pStyle w:val="910"/>
        <w:jc w:val="both"/>
        <w:keepLines w:val="0"/>
        <w:keepNext w:val="0"/>
        <w:spacing w:before="0" w:beforeAutospacing="0" w:after="120" w:afterAutospacing="0" w:line="21" w:lineRule="atLeast"/>
        <w:widowControl/>
        <w:rPr>
          <w:rFonts w:ascii="Arial" w:hAnsi="Arial"/>
          <w:b w:val="0"/>
          <w:i w:val="0"/>
          <w:iCs w:val="0"/>
          <w:color w:val="000000"/>
          <w:sz w:val="22"/>
          <w:szCs w:val="22"/>
          <w:u w:val="none"/>
        </w:rPr>
        <w:suppressLineNumbers w:val="0"/>
      </w:pPr>
      <w:r>
        <w:rPr>
          <w:b w:val="0"/>
        </w:rPr>
      </w:r>
      <w:bookmarkStart w:id="29" w:name="_Toc51415503"/>
      <w:r>
        <w:rPr>
          <w:b w:val="0"/>
        </w:rPr>
      </w:r>
      <w:bookmarkStart w:id="30" w:name="_Toc51411558"/>
      <w:r>
        <w:rPr>
          <w:rFonts w:ascii="Arial" w:hAnsi="Arial"/>
          <w:b w:val="0"/>
          <w:bCs/>
          <w:i w:val="0"/>
          <w:iCs w:val="0"/>
          <w:color w:val="000000"/>
          <w:sz w:val="24"/>
          <w:szCs w:val="24"/>
          <w:u w:val="none"/>
          <w:vertAlign w:val="baseline"/>
        </w:rPr>
        <w:t xml:space="preserve">This subsection contains the requirements for the interior app recommendation System</w:t>
      </w:r>
      <w:r>
        <w:rPr>
          <w:b w:val="0"/>
        </w:rPr>
      </w:r>
      <w:r/>
    </w:p>
    <w:p>
      <w:pPr>
        <w:pStyle w:val="910"/>
        <w:numPr>
          <w:ilvl w:val="0"/>
          <w:numId w:val="19"/>
        </w:numPr>
        <w:keepLines w:val="0"/>
        <w:keepNext w:val="0"/>
        <w:spacing w:before="24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Register</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Login</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User will be able to put his design requirement according to his style desire and home specification</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System will recommend user Design sample according to user information</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User can see Samples Details</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Provide comprehensive product details.</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4"/>
          <w:szCs w:val="24"/>
          <w:u w:val="none"/>
          <w:vertAlign w:val="baseline"/>
        </w:rPr>
        <w:t xml:space="preserve">The system shall display detailed information about the selected products.</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4"/>
          <w:szCs w:val="24"/>
          <w:u w:val="none"/>
          <w:vertAlign w:val="baseline"/>
        </w:rPr>
        <w:t xml:space="preserve">The system shall provide browsing options to see product details.</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4"/>
          <w:szCs w:val="24"/>
          <w:u w:val="none"/>
          <w:vertAlign w:val="baseline"/>
        </w:rPr>
        <w:t xml:space="preserve">The system shall display detailed product categorization to the user.</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b w:val="0"/>
        </w:rPr>
        <w:suppressLineNumbers w:val="0"/>
      </w:pPr>
      <w:r>
        <w:rPr>
          <w:rFonts w:ascii="Arial" w:hAnsi="Arial"/>
          <w:b w:val="0"/>
          <w:bCs/>
          <w:i w:val="0"/>
          <w:iCs w:val="0"/>
          <w:color w:val="000000"/>
          <w:sz w:val="22"/>
          <w:szCs w:val="22"/>
          <w:u w:val="none"/>
          <w:vertAlign w:val="baseline"/>
        </w:rPr>
        <w:t xml:space="preserve">Provide a Search facility.</w:t>
      </w:r>
      <w:r>
        <w:rPr>
          <w:b w:val="0"/>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Provide Customer Support</w:t>
      </w:r>
      <w:r>
        <w:rPr>
          <w:rFonts w:ascii="Arial" w:hAnsi="Arial"/>
          <w:b/>
          <w:bCs/>
          <w:i w:val="0"/>
          <w:iCs w:val="0"/>
          <w:color w:val="000000"/>
          <w:sz w:val="22"/>
          <w:szCs w:val="22"/>
          <w:u w:val="none"/>
          <w:vertAlign w:val="baseline"/>
        </w:rPr>
        <w:t xml:space="preserve"> </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User can contact Seller</w:t>
      </w:r>
      <w:r>
        <w:rPr>
          <w:rFonts w:ascii="Arial" w:hAnsi="Arial"/>
          <w:i w:val="0"/>
          <w:iCs w:val="0"/>
          <w:color w:val="000000"/>
          <w:sz w:val="22"/>
          <w:szCs w:val="22"/>
          <w:u w:val="none"/>
        </w:rPr>
      </w:r>
      <w:r/>
    </w:p>
    <w:p>
      <w:pPr>
        <w:pStyle w:val="910"/>
        <w:numPr>
          <w:ilvl w:val="0"/>
          <w:numId w:val="19"/>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Designer/Seller will upload design samples</w:t>
      </w:r>
      <w:r>
        <w:rPr>
          <w:rFonts w:ascii="Arial" w:hAnsi="Arial"/>
          <w:i w:val="0"/>
          <w:iCs w:val="0"/>
          <w:color w:val="000000"/>
          <w:sz w:val="22"/>
          <w:szCs w:val="22"/>
          <w:u w:val="none"/>
        </w:rPr>
      </w:r>
      <w:r/>
    </w:p>
    <w:p>
      <w:pPr>
        <w:pStyle w:val="910"/>
        <w:numPr>
          <w:ilvl w:val="0"/>
          <w:numId w:val="19"/>
        </w:numPr>
        <w:keepLines w:val="0"/>
        <w:keepNext w:val="0"/>
        <w:spacing w:before="0" w:beforeAutospacing="0" w:after="240" w:afterAutospacing="0" w:line="21" w:lineRule="atLeast"/>
        <w:widowControl/>
        <w:rPr>
          <w:rFonts w:ascii="Arial" w:hAnsi="Arial"/>
          <w:i w:val="0"/>
          <w:iCs w:val="0"/>
          <w:color w:val="000000"/>
          <w:sz w:val="22"/>
          <w:szCs w:val="22"/>
          <w:u w:val="none"/>
          <w:vertAlign w:val="baseline"/>
        </w:rPr>
        <w:suppressLineNumbers w:val="0"/>
      </w:pPr>
      <w:r>
        <w:rPr>
          <w:rFonts w:ascii="Arial" w:hAnsi="Arial"/>
          <w:i w:val="0"/>
          <w:iCs w:val="0"/>
          <w:color w:val="000000"/>
          <w:sz w:val="22"/>
          <w:szCs w:val="22"/>
          <w:u w:val="none"/>
          <w:vertAlign w:val="baseline"/>
        </w:rPr>
        <w:t xml:space="preserve">Designer will upload Sample Details</w:t>
      </w:r>
      <w:r>
        <w:rPr>
          <w:rFonts w:ascii="Arial" w:hAnsi="Arial"/>
          <w:i w:val="0"/>
          <w:iCs w:val="0"/>
          <w:color w:val="000000"/>
          <w:sz w:val="22"/>
          <w:szCs w:val="22"/>
          <w:u w:val="none"/>
          <w:vertAlign w:val="baseline"/>
        </w:rPr>
      </w:r>
      <w:r/>
    </w:p>
    <w:p>
      <w:pPr>
        <w:pStyle w:val="910"/>
        <w:numPr>
          <w:ilvl w:val="0"/>
          <w:numId w:val="19"/>
        </w:numPr>
        <w:keepLines w:val="0"/>
        <w:keepNext w:val="0"/>
        <w:spacing w:before="0" w:beforeAutospacing="0" w:after="240" w:afterAutospacing="0" w:line="21" w:lineRule="atLeast"/>
        <w:widowControl/>
        <w:rPr>
          <w:rFonts w:ascii="Arial" w:hAnsi="Arial"/>
          <w:i w:val="0"/>
          <w:iCs w:val="0"/>
          <w:color w:val="000000"/>
          <w:sz w:val="22"/>
          <w:szCs w:val="22"/>
          <w:u w:val="none"/>
        </w:rPr>
        <w:suppressLineNumbers w:val="0"/>
      </w:pPr>
      <w:r>
        <w:rPr>
          <w:rFonts w:ascii="Arial" w:hAnsi="Arial" w:eastAsia="SimSun"/>
          <w:i w:val="0"/>
          <w:iCs w:val="0"/>
          <w:color w:val="000000"/>
          <w:sz w:val="22"/>
          <w:szCs w:val="22"/>
          <w:u w:val="none"/>
          <w:vertAlign w:val="baseline"/>
        </w:rPr>
        <w:t xml:space="preserve">Designer will get Local clients online </w:t>
      </w:r>
      <w:r>
        <w:rPr>
          <w:rFonts w:ascii="Arial" w:hAnsi="Arial" w:eastAsia="SimSun"/>
          <w:b/>
          <w:bCs/>
          <w:i w:val="0"/>
          <w:iCs w:val="0"/>
          <w:color w:val="000000"/>
          <w:sz w:val="22"/>
          <w:szCs w:val="22"/>
          <w:u w:val="none"/>
          <w:vertAlign w:val="baseline"/>
        </w:rPr>
        <w:t xml:space="preserve"> </w:t>
      </w:r>
      <w:r>
        <w:rPr>
          <w:rFonts w:ascii="Arial" w:hAnsi="Arial"/>
          <w:i w:val="0"/>
          <w:iCs w:val="0"/>
          <w:color w:val="000000"/>
          <w:sz w:val="22"/>
          <w:szCs w:val="22"/>
          <w:u w:val="none"/>
        </w:rPr>
      </w:r>
      <w:r/>
    </w:p>
    <w:p>
      <w:pPr>
        <w:pStyle w:val="886"/>
        <w:ind w:left="0" w:firstLine="0"/>
        <w:tabs>
          <w:tab w:val="left" w:pos="360" w:leader="none"/>
        </w:tabs>
      </w:pPr>
      <w:r>
        <w:t xml:space="preserve">8.Non-functional Requirements</w:t>
      </w:r>
      <w:bookmarkEnd w:id="29"/>
      <w:r/>
      <w:bookmarkEnd w:id="30"/>
      <w:r/>
      <w:r/>
    </w:p>
    <w:p>
      <w:pPr>
        <w:pStyle w:val="928"/>
        <w:jc w:val="both"/>
        <w:rPr>
          <w:sz w:val="20"/>
        </w:rPr>
      </w:pPr>
      <w:r>
        <w:rPr>
          <w:sz w:val="20"/>
        </w:rPr>
      </w:r>
      <w:r/>
    </w:p>
    <w:p>
      <w:pPr>
        <w:pStyle w:val="928"/>
        <w:ind w:left="360" w:firstLine="0"/>
        <w:jc w:val="both"/>
        <w:spacing w:after="120"/>
        <w:tabs>
          <w:tab w:val="left" w:pos="390" w:leader="none"/>
        </w:tabs>
        <w:rPr>
          <w:rFonts w:ascii="Arial" w:hAnsi="Arial"/>
          <w:sz w:val="24"/>
        </w:rPr>
      </w:pPr>
      <w:r>
        <w:t xml:space="preserve">8.1 </w:t>
      </w:r>
      <w:bookmarkStart w:id="31" w:name="_Toc51415504"/>
      <w:r/>
      <w:bookmarkStart w:id="32" w:name="_Toc51411559"/>
      <w:r>
        <w:rPr>
          <w:rFonts w:ascii="Arial" w:hAnsi="Arial"/>
          <w:sz w:val="24"/>
        </w:rPr>
        <w:t xml:space="preserve">Performance Requirements</w:t>
      </w:r>
      <w:bookmarkEnd w:id="31"/>
      <w:r/>
      <w:bookmarkEnd w:id="32"/>
      <w:r>
        <w:rPr>
          <w:rFonts w:ascii="Arial" w:hAnsi="Arial"/>
          <w:sz w:val="24"/>
        </w:rPr>
      </w:r>
      <w:r/>
    </w:p>
    <w:p>
      <w:pPr>
        <w:pStyle w:val="900"/>
        <w:ind w:left="390"/>
        <w:jc w:val="both"/>
        <w:rPr>
          <w:sz w:val="20"/>
        </w:rPr>
      </w:pPr>
      <w:r>
        <w:rPr>
          <w:rFonts w:ascii="Arial" w:hAnsi="Arial" w:eastAsia="SimSun"/>
          <w:i w:val="0"/>
          <w:iCs w:val="0"/>
          <w:color w:val="000000"/>
          <w:sz w:val="24"/>
          <w:szCs w:val="24"/>
          <w:u w:val="none"/>
          <w:vertAlign w:val="baseline"/>
        </w:rPr>
        <w:t xml:space="preserve">The product shall be based on a web application and has to be run from a web server</w:t>
      </w:r>
      <w:r>
        <w:rPr>
          <w:rFonts w:ascii="Arial" w:hAnsi="Arial" w:eastAsia="SimSun"/>
          <w:i w:val="0"/>
          <w:iCs w:val="0"/>
          <w:color w:val="000000"/>
          <w:sz w:val="24"/>
          <w:szCs w:val="24"/>
          <w:u w:val="none"/>
          <w:vertAlign w:val="baseline"/>
          <w:lang w:val="en-US"/>
        </w:rPr>
        <w:t xml:space="preserve"> </w:t>
      </w:r>
      <w:r>
        <w:rPr>
          <w:rFonts w:ascii="Arial" w:hAnsi="Arial" w:eastAsia="SimSun"/>
          <w:i w:val="0"/>
          <w:iCs w:val="0"/>
          <w:color w:val="000000"/>
          <w:sz w:val="24"/>
          <w:szCs w:val="24"/>
          <w:u w:val="none"/>
          <w:vertAlign w:val="baseline"/>
          <w:lang w:val="en-US"/>
        </w:rPr>
        <w:t xml:space="preserve">Data-base</w:t>
      </w:r>
      <w:r>
        <w:rPr>
          <w:rFonts w:ascii="Arial" w:hAnsi="Arial" w:eastAsia="SimSun"/>
          <w:i w:val="0"/>
          <w:iCs w:val="0"/>
          <w:color w:val="000000"/>
          <w:sz w:val="24"/>
          <w:szCs w:val="24"/>
          <w:u w:val="none"/>
          <w:vertAlign w:val="baseline"/>
        </w:rPr>
        <w:t xml:space="preserve">.The app shall take initial load time depending on internet connection strength which also depends on the media from which the system is run.The performance shall depend upon the hardware components of the client/customer</w:t>
      </w:r>
      <w:r>
        <w:rPr>
          <w:sz w:val="20"/>
        </w:rPr>
        <w:t xml:space="preserve">.</w:t>
      </w:r>
      <w:r>
        <w:rPr>
          <w:sz w:val="20"/>
        </w:rPr>
      </w:r>
      <w:r/>
    </w:p>
    <w:p>
      <w:pPr>
        <w:pStyle w:val="885"/>
        <w:jc w:val="both"/>
        <w:rPr>
          <w:sz w:val="16"/>
        </w:rPr>
      </w:pPr>
      <w:r>
        <w:rPr>
          <w:sz w:val="16"/>
        </w:rPr>
      </w:r>
      <w:r/>
    </w:p>
    <w:p>
      <w:pPr>
        <w:pStyle w:val="928"/>
        <w:ind w:left="360" w:firstLine="0"/>
        <w:jc w:val="both"/>
        <w:spacing w:after="120"/>
        <w:tabs>
          <w:tab w:val="left" w:pos="425" w:leader="none"/>
        </w:tabs>
        <w:rPr>
          <w:rFonts w:ascii="Arial" w:hAnsi="Arial"/>
          <w:sz w:val="24"/>
        </w:rPr>
      </w:pPr>
      <w:r>
        <w:rPr>
          <w:rFonts w:ascii="Arial" w:hAnsi="Arial"/>
          <w:sz w:val="24"/>
        </w:rPr>
        <w:t xml:space="preserve">8.2 </w:t>
      </w:r>
      <w:bookmarkStart w:id="33" w:name="_Toc51415505"/>
      <w:r/>
      <w:bookmarkStart w:id="34" w:name="_Toc51411560"/>
      <w:r>
        <w:rPr>
          <w:rFonts w:ascii="Arial" w:hAnsi="Arial"/>
          <w:sz w:val="24"/>
        </w:rPr>
        <w:t xml:space="preserve">Safety Requirements</w:t>
      </w:r>
      <w:bookmarkEnd w:id="33"/>
      <w:r/>
      <w:bookmarkEnd w:id="34"/>
      <w:r>
        <w:rPr>
          <w:rFonts w:ascii="Arial" w:hAnsi="Arial"/>
          <w:sz w:val="24"/>
        </w:rPr>
      </w:r>
      <w:r/>
    </w:p>
    <w:p>
      <w:pPr>
        <w:pStyle w:val="928"/>
        <w:ind w:left="425" w:right="0" w:firstLine="0"/>
        <w:jc w:val="both"/>
        <w:tabs>
          <w:tab w:val="left" w:pos="425" w:leader="none"/>
        </w:tabs>
        <w:rPr>
          <w:rFonts w:ascii="Arial" w:hAnsi="Arial" w:eastAsia="SimSun"/>
          <w:b w:val="0"/>
          <w:bCs/>
          <w:i w:val="0"/>
          <w:iCs w:val="0"/>
          <w:color w:val="000000"/>
          <w:sz w:val="22"/>
          <w:szCs w:val="22"/>
          <w:u w:val="none"/>
          <w:vertAlign w:val="baseline"/>
        </w:rPr>
      </w:pPr>
      <w:r>
        <w:rPr>
          <w:rFonts w:ascii="Arial" w:hAnsi="Arial" w:eastAsia="SimSun"/>
          <w:b w:val="0"/>
          <w:bCs/>
          <w:i w:val="0"/>
          <w:iCs w:val="0"/>
          <w:color w:val="000000"/>
          <w:sz w:val="22"/>
          <w:szCs w:val="22"/>
          <w:u w:val="none"/>
          <w:vertAlign w:val="baseline"/>
        </w:rPr>
        <w:t xml:space="preserve">Potentially is no danger concern related to this app. But let's suppose the des</w:t>
      </w:r>
      <w:r>
        <w:rPr>
          <w:rFonts w:ascii="Arial" w:hAnsi="Arial" w:eastAsia="SimSun"/>
          <w:b w:val="0"/>
          <w:bCs/>
          <w:i w:val="0"/>
          <w:iCs w:val="0"/>
          <w:color w:val="000000"/>
          <w:sz w:val="22"/>
          <w:szCs w:val="22"/>
          <w:u w:val="none"/>
          <w:vertAlign w:val="baseline"/>
        </w:rPr>
        <w:t xml:space="preserve">igner accidentally put some confidential and sensitive information in product details and descriptions then any malicious user can take advantage of that so it's only allowed that the seller is restricted to upload descriptions with predefined constraints.</w:t>
      </w:r>
      <w:r>
        <w:rPr>
          <w:rFonts w:ascii="Arial" w:hAnsi="Arial" w:eastAsia="SimSun"/>
          <w:b w:val="0"/>
          <w:bCs/>
          <w:i w:val="0"/>
          <w:iCs w:val="0"/>
          <w:color w:val="000000"/>
          <w:sz w:val="22"/>
          <w:szCs w:val="22"/>
          <w:u w:val="none"/>
          <w:vertAlign w:val="baseline"/>
        </w:rPr>
      </w:r>
      <w:r/>
    </w:p>
    <w:p>
      <w:pPr>
        <w:pStyle w:val="928"/>
        <w:jc w:val="both"/>
        <w:tabs>
          <w:tab w:val="left" w:pos="425" w:leader="none"/>
        </w:tabs>
        <w:rPr>
          <w:rFonts w:ascii="Arial" w:hAnsi="Arial" w:eastAsia="SimSun"/>
          <w:b w:val="0"/>
          <w:bCs/>
          <w:i w:val="0"/>
          <w:iCs w:val="0"/>
          <w:color w:val="000000"/>
          <w:sz w:val="22"/>
          <w:szCs w:val="22"/>
          <w:u w:val="none"/>
          <w:vertAlign w:val="baseline"/>
        </w:rPr>
      </w:pPr>
      <w:r>
        <w:rPr>
          <w:rFonts w:ascii="Arial" w:hAnsi="Arial" w:eastAsia="SimSun"/>
          <w:b w:val="0"/>
          <w:bCs/>
          <w:i w:val="0"/>
          <w:iCs w:val="0"/>
          <w:color w:val="000000"/>
          <w:sz w:val="22"/>
          <w:szCs w:val="22"/>
          <w:u w:val="none"/>
          <w:vertAlign w:val="baseline"/>
        </w:rPr>
      </w:r>
      <w:r/>
    </w:p>
    <w:p>
      <w:pPr>
        <w:pStyle w:val="928"/>
        <w:jc w:val="both"/>
        <w:spacing w:after="120"/>
        <w:tabs>
          <w:tab w:val="left" w:pos="390" w:leader="none"/>
        </w:tabs>
        <w:rPr>
          <w:rFonts w:ascii="Arial" w:hAnsi="Arial"/>
          <w:i w:val="0"/>
          <w:iCs w:val="0"/>
          <w:color w:val="000000"/>
          <w:sz w:val="22"/>
          <w:szCs w:val="22"/>
          <w:u w:val="none"/>
        </w:rPr>
      </w:pPr>
      <w:r>
        <w:t xml:space="preserve">      8.3 </w:t>
      </w:r>
      <w:bookmarkStart w:id="35" w:name="_Toc51411561"/>
      <w:r/>
      <w:bookmarkStart w:id="36" w:name="_Toc51415506"/>
      <w:r>
        <w:rPr>
          <w:rFonts w:ascii="Arial" w:hAnsi="Arial"/>
          <w:sz w:val="24"/>
        </w:rPr>
        <w:t xml:space="preserve">Security Requirements</w:t>
      </w:r>
      <w:bookmarkEnd w:id="35"/>
      <w:r/>
      <w:bookmarkEnd w:id="36"/>
      <w:r>
        <w:rPr>
          <w:rFonts w:ascii="Arial" w:hAnsi="Arial"/>
          <w:i w:val="0"/>
          <w:iCs w:val="0"/>
          <w:color w:val="000000"/>
          <w:sz w:val="22"/>
          <w:szCs w:val="22"/>
          <w:u w:val="none"/>
        </w:rPr>
      </w:r>
      <w:r/>
    </w:p>
    <w:p>
      <w:pPr>
        <w:pStyle w:val="910"/>
        <w:ind w:left="720"/>
        <w:keepLines w:val="0"/>
        <w:keepNext w:val="0"/>
        <w:spacing w:before="240" w:beforeAutospacing="0" w:after="240" w:afterAutospacing="0" w:line="21" w:lineRule="atLeast"/>
        <w:widowControl/>
        <w:rPr>
          <w:rFonts w:ascii="Arial" w:hAnsi="Arial"/>
          <w:i/>
          <w:iCs w:val="0"/>
          <w:color w:val="000000"/>
          <w:sz w:val="20"/>
          <w:szCs w:val="20"/>
          <w:u w:val="none"/>
          <w:vertAlign w:val="baseline"/>
        </w:rPr>
        <w:suppressLineNumbers w:val="0"/>
      </w:pPr>
      <w:r>
        <w:rPr>
          <w:rFonts w:ascii="Arial" w:hAnsi="Arial"/>
          <w:b/>
          <w:bCs/>
          <w:i/>
          <w:iCs/>
          <w:color w:val="000000"/>
          <w:sz w:val="20"/>
          <w:szCs w:val="20"/>
          <w:u w:val="none"/>
          <w:vertAlign w:val="baseline"/>
        </w:rPr>
        <w:t xml:space="preserve">Customer Confidentiality</w:t>
      </w:r>
      <w:r>
        <w:rPr>
          <w:rFonts w:ascii="Arial" w:hAnsi="Arial"/>
          <w:i/>
          <w:iCs/>
          <w:color w:val="000000"/>
          <w:sz w:val="20"/>
          <w:szCs w:val="20"/>
          <w:u w:val="none"/>
          <w:vertAlign w:val="baseline"/>
        </w:rPr>
        <w:t xml:space="preserve"> - The system shall not reveal any personal data related to usage scenarios or statistics.</w:t>
      </w:r>
      <w:r/>
    </w:p>
    <w:p>
      <w:pPr>
        <w:pStyle w:val="910"/>
        <w:ind w:left="720"/>
        <w:keepLines w:val="0"/>
        <w:keepNext w:val="0"/>
        <w:spacing w:before="240" w:beforeAutospacing="0" w:after="240" w:afterAutospacing="0" w:line="21" w:lineRule="atLeast"/>
        <w:widowControl/>
        <w:rPr>
          <w:rFonts w:ascii="Arial" w:hAnsi="Arial"/>
          <w:i w:val="0"/>
          <w:color w:val="000000"/>
          <w:sz w:val="22"/>
          <w:szCs w:val="22"/>
          <w:u w:val="none"/>
        </w:rPr>
        <w:suppressLineNumbers w:val="0"/>
      </w:pPr>
      <w:r>
        <w:rPr>
          <w:rFonts w:ascii="Arial" w:hAnsi="Arial"/>
          <w:i/>
          <w:iCs/>
          <w:color w:val="000000"/>
          <w:sz w:val="20"/>
          <w:szCs w:val="20"/>
          <w:u w:val="none"/>
          <w:vertAlign w:val="baseline"/>
        </w:rPr>
      </w:r>
      <w:r>
        <w:rPr>
          <w:rFonts w:ascii="Arial" w:hAnsi="Arial" w:eastAsia="SimSun"/>
          <w:b/>
          <w:bCs/>
          <w:i/>
          <w:iCs/>
          <w:color w:val="000000"/>
          <w:sz w:val="20"/>
          <w:szCs w:val="20"/>
          <w:u w:val="none"/>
          <w:vertAlign w:val="baseline"/>
        </w:rPr>
        <w:t xml:space="preserve">Development Access</w:t>
      </w:r>
      <w:r>
        <w:rPr>
          <w:rFonts w:ascii="Arial" w:hAnsi="Arial" w:eastAsia="SimSun"/>
          <w:i/>
          <w:iCs/>
          <w:color w:val="000000"/>
          <w:sz w:val="20"/>
          <w:szCs w:val="20"/>
          <w:u w:val="none"/>
          <w:vertAlign w:val="baseline"/>
        </w:rPr>
        <w:t xml:space="preserve"> - All development work shall be password-protected at or above the standards</w:t>
      </w:r>
      <w:r>
        <w:rPr>
          <w:rFonts w:ascii="Arial" w:hAnsi="Arial" w:eastAsia="SimSun"/>
          <w:i/>
          <w:iCs/>
          <w:color w:val="000000"/>
          <w:sz w:val="20"/>
          <w:szCs w:val="20"/>
          <w:u w:val="none"/>
          <w:vertAlign w:val="baseline"/>
          <w:lang w:val="en-US"/>
        </w:rPr>
        <w:t xml:space="preserve">.</w:t>
      </w:r>
      <w:r>
        <w:rPr>
          <w:sz w:val="16"/>
          <w:lang w:val="en-US"/>
        </w:rPr>
      </w:r>
      <w:r/>
    </w:p>
    <w:p>
      <w:pPr>
        <w:pStyle w:val="886"/>
        <w:ind w:left="360" w:firstLine="0"/>
        <w:tabs>
          <w:tab w:val="left" w:pos="360" w:leader="none"/>
        </w:tabs>
      </w:pPr>
      <w:r>
        <w:t xml:space="preserve">9.</w:t>
      </w:r>
      <w:bookmarkStart w:id="82" w:name="_Toc51415511"/>
      <w:r/>
      <w:bookmarkStart w:id="83" w:name="_Toc51411566"/>
      <w:r>
        <w:t xml:space="preserve">Assumptions and Dependencies</w:t>
      </w:r>
      <w:bookmarkEnd w:id="82"/>
      <w:r/>
      <w:bookmarkEnd w:id="83"/>
      <w:r/>
      <w:r/>
    </w:p>
    <w:p>
      <w:pPr>
        <w:pStyle w:val="910"/>
        <w:ind w:left="80" w:right="0" w:firstLine="345"/>
        <w:keepLines w:val="0"/>
        <w:keepNext w:val="0"/>
        <w:spacing w:before="0" w:beforeAutospacing="0" w:after="0" w:afterAutospacing="0" w:line="21" w:lineRule="atLeast"/>
        <w:widowControl/>
        <w:rPr>
          <w:rFonts w:ascii="Arial" w:hAnsi="Arial"/>
          <w:b/>
          <w:i w:val="0"/>
          <w:iCs w:val="0"/>
          <w:color w:val="000000"/>
          <w:sz w:val="24"/>
          <w:szCs w:val="24"/>
          <w:u w:val="none"/>
          <w:vertAlign w:val="baseline"/>
        </w:rPr>
        <w:suppressLineNumbers w:val="0"/>
      </w:pPr>
      <w:r/>
      <w:bookmarkStart w:id="84" w:name="_Toc51415512"/>
      <w:r>
        <w:rPr>
          <w:rFonts w:ascii="Arial" w:hAnsi="Arial"/>
          <w:b/>
          <w:bCs/>
          <w:i w:val="0"/>
          <w:iCs w:val="0"/>
          <w:color w:val="000000"/>
          <w:sz w:val="24"/>
          <w:szCs w:val="24"/>
          <w:u w:val="none"/>
          <w:vertAlign w:val="baseline"/>
        </w:rPr>
        <w:t xml:space="preserve">Assumption:</w:t>
      </w:r>
      <w:r/>
    </w:p>
    <w:p>
      <w:pPr>
        <w:pStyle w:val="910"/>
        <w:numPr>
          <w:ilvl w:val="0"/>
          <w:numId w:val="20"/>
        </w:numPr>
        <w:keepLines w:val="0"/>
        <w:keepNext w:val="0"/>
        <w:spacing w:before="0" w:beforeAutospacing="0" w:after="0" w:afterAutospacing="0" w:line="21" w:lineRule="atLeast"/>
        <w:widowControl/>
        <w:rPr>
          <w:rFonts w:ascii="Arial" w:hAnsi="Arial"/>
          <w:i w:val="0"/>
          <w:color w:val="000000"/>
          <w:sz w:val="22"/>
          <w:szCs w:val="22"/>
          <w:u w:val="none"/>
        </w:rPr>
        <w:suppressLineNumbers w:val="0"/>
      </w:pPr>
      <w:r>
        <w:rPr>
          <w:rFonts w:ascii="Arial" w:hAnsi="Arial"/>
          <w:b/>
          <w:bCs/>
          <w:i w:val="0"/>
          <w:iCs w:val="0"/>
          <w:color w:val="000000"/>
          <w:sz w:val="24"/>
          <w:szCs w:val="24"/>
          <w:u w:val="none"/>
          <w:vertAlign w:val="baseline"/>
        </w:rPr>
        <w:t xml:space="preserve"> </w:t>
      </w:r>
      <w:r>
        <w:rPr>
          <w:rFonts w:ascii="Arial" w:hAnsi="Arial"/>
          <w:i w:val="0"/>
          <w:iCs w:val="0"/>
          <w:color w:val="000000"/>
          <w:sz w:val="20"/>
          <w:szCs w:val="20"/>
          <w:u w:val="none"/>
          <w:vertAlign w:val="baseline"/>
        </w:rPr>
        <w:t xml:space="preserve">The person who uses this application has an android phone.</w:t>
      </w:r>
      <w:r>
        <w:rPr>
          <w:rFonts w:ascii="Arial" w:hAnsi="Arial"/>
          <w:i w:val="0"/>
          <w:iCs w:val="0"/>
          <w:color w:val="000000"/>
          <w:sz w:val="22"/>
          <w:szCs w:val="22"/>
          <w:u w:val="none"/>
        </w:rPr>
      </w:r>
      <w:r/>
    </w:p>
    <w:p>
      <w:pPr>
        <w:pStyle w:val="910"/>
        <w:numPr>
          <w:ilvl w:val="0"/>
          <w:numId w:val="20"/>
        </w:numPr>
        <w:keepLines w:val="0"/>
        <w:keepNext w:val="0"/>
        <w:spacing w:before="0" w:beforeAutospacing="0" w:after="24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0"/>
          <w:szCs w:val="20"/>
          <w:u w:val="none"/>
          <w:vertAlign w:val="baseline"/>
        </w:rPr>
        <w:t xml:space="preserve">Is that person having any knowledge about mobile services?</w:t>
      </w:r>
      <w:r>
        <w:rPr>
          <w:rFonts w:ascii="Arial" w:hAnsi="Arial"/>
          <w:i w:val="0"/>
          <w:iCs w:val="0"/>
          <w:color w:val="000000"/>
          <w:sz w:val="22"/>
          <w:szCs w:val="22"/>
          <w:u w:val="none"/>
        </w:rPr>
      </w:r>
      <w:r/>
    </w:p>
    <w:p>
      <w:pPr>
        <w:pStyle w:val="910"/>
        <w:ind w:left="80" w:right="0" w:firstLine="629"/>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b/>
          <w:bCs/>
          <w:i w:val="0"/>
          <w:iCs w:val="0"/>
          <w:color w:val="000000"/>
          <w:sz w:val="24"/>
          <w:szCs w:val="24"/>
          <w:u w:val="none"/>
          <w:vertAlign w:val="baseline"/>
        </w:rPr>
        <w:t xml:space="preserve">Risks:</w:t>
      </w:r>
      <w:r>
        <w:rPr>
          <w:rFonts w:ascii="Arial" w:hAnsi="Arial"/>
          <w:i w:val="0"/>
          <w:iCs w:val="0"/>
          <w:color w:val="000000"/>
          <w:sz w:val="22"/>
          <w:szCs w:val="22"/>
          <w:u w:val="none"/>
        </w:rPr>
      </w:r>
      <w:r/>
    </w:p>
    <w:p>
      <w:pPr>
        <w:pStyle w:val="910"/>
        <w:numPr>
          <w:ilvl w:val="0"/>
          <w:numId w:val="21"/>
        </w:numPr>
        <w:keepLines w:val="0"/>
        <w:keepNext w:val="0"/>
        <w:spacing w:before="24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Person can use the phone for the wrong purpose.</w:t>
      </w:r>
      <w:r>
        <w:rPr>
          <w:rFonts w:ascii="Arial" w:hAnsi="Arial"/>
          <w:i w:val="0"/>
          <w:iCs w:val="0"/>
          <w:color w:val="000000"/>
          <w:sz w:val="22"/>
          <w:szCs w:val="22"/>
          <w:u w:val="none"/>
        </w:rPr>
      </w:r>
      <w:r/>
    </w:p>
    <w:p>
      <w:pPr>
        <w:pStyle w:val="910"/>
        <w:numPr>
          <w:ilvl w:val="0"/>
          <w:numId w:val="21"/>
        </w:numPr>
        <w:keepLines w:val="0"/>
        <w:keepNext w:val="0"/>
        <w:spacing w:before="0" w:beforeAutospacing="0" w:after="0" w:afterAutospacing="0" w:line="21" w:lineRule="atLeast"/>
        <w:widowControl/>
        <w:rPr>
          <w:rFonts w:ascii="Arial" w:hAnsi="Arial"/>
          <w:i w:val="0"/>
          <w:iCs w:val="0"/>
          <w:color w:val="000000"/>
          <w:sz w:val="22"/>
          <w:szCs w:val="22"/>
          <w:u w:val="none"/>
        </w:rPr>
        <w:suppressLineNumbers w:val="0"/>
      </w:pPr>
      <w:r>
        <w:rPr>
          <w:rFonts w:ascii="Arial" w:hAnsi="Arial"/>
          <w:i w:val="0"/>
          <w:iCs w:val="0"/>
          <w:color w:val="000000"/>
          <w:sz w:val="22"/>
          <w:szCs w:val="22"/>
          <w:u w:val="none"/>
          <w:vertAlign w:val="baseline"/>
        </w:rPr>
        <w:t xml:space="preserve">Any person is using your application just for fun..</w:t>
      </w:r>
      <w:r>
        <w:rPr>
          <w:rFonts w:ascii="Arial" w:hAnsi="Arial"/>
          <w:i w:val="0"/>
          <w:iCs w:val="0"/>
          <w:color w:val="000000"/>
          <w:sz w:val="22"/>
          <w:szCs w:val="22"/>
          <w:u w:val="none"/>
        </w:rPr>
      </w:r>
      <w:r/>
    </w:p>
    <w:p>
      <w:pPr>
        <w:pStyle w:val="910"/>
        <w:ind w:left="80"/>
        <w:keepLines w:val="0"/>
        <w:keepNext w:val="0"/>
        <w:spacing w:before="0" w:beforeAutospacing="0" w:after="0" w:afterAutospacing="0" w:line="21" w:lineRule="atLeast"/>
        <w:widowControl/>
        <w:rPr>
          <w:rFonts w:ascii="Arial" w:hAnsi="Arial"/>
          <w:b/>
          <w:i w:val="0"/>
          <w:color w:val="000000"/>
          <w:sz w:val="22"/>
          <w:szCs w:val="22"/>
          <w:u w:val="none"/>
          <w:vertAlign w:val="baseline"/>
        </w:rPr>
        <w:suppressLineNumbers w:val="0"/>
      </w:pPr>
      <w:r>
        <w:rPr>
          <w:rFonts w:ascii="Arial" w:hAnsi="Arial"/>
          <w:b/>
          <w:bCs/>
          <w:i w:val="0"/>
          <w:iCs w:val="0"/>
          <w:color w:val="000000"/>
          <w:sz w:val="22"/>
          <w:szCs w:val="22"/>
          <w:u w:val="none"/>
          <w:vertAlign w:val="baseline"/>
        </w:rPr>
        <w:t xml:space="preserve">          </w:t>
      </w:r>
      <w:r/>
    </w:p>
    <w:p>
      <w:pPr>
        <w:pStyle w:val="910"/>
        <w:ind w:left="80"/>
        <w:keepLines w:val="0"/>
        <w:keepNext w:val="0"/>
        <w:spacing w:before="0" w:beforeAutospacing="0" w:after="0" w:afterAutospacing="0" w:line="21" w:lineRule="atLeast"/>
        <w:widowControl/>
        <w:suppressLineNumbers w:val="0"/>
      </w:pPr>
      <w:r>
        <w:rPr>
          <w:rFonts w:ascii="Arial" w:hAnsi="Arial"/>
          <w:b/>
          <w:bCs/>
          <w:i w:val="0"/>
          <w:iCs w:val="0"/>
          <w:color w:val="000000"/>
          <w:sz w:val="22"/>
          <w:szCs w:val="22"/>
          <w:u w:val="none"/>
          <w:vertAlign w:val="baseline"/>
        </w:rPr>
        <w:t xml:space="preserve">          Obstacles:</w:t>
      </w:r>
      <w:r/>
    </w:p>
    <w:p>
      <w:pPr>
        <w:pStyle w:val="910"/>
        <w:numPr>
          <w:ilvl w:val="0"/>
          <w:numId w:val="22"/>
        </w:numPr>
        <w:keepLines w:val="0"/>
        <w:keepNext w:val="0"/>
        <w:spacing w:before="240" w:beforeAutospacing="0" w:after="240" w:afterAutospacing="0" w:line="21" w:lineRule="atLeast"/>
        <w:widowControl/>
        <w:rPr>
          <w:rFonts w:ascii="Arial" w:hAnsi="Arial"/>
          <w:i w:val="0"/>
          <w:iCs w:val="0"/>
          <w:color w:val="000000"/>
          <w:sz w:val="22"/>
          <w:szCs w:val="22"/>
          <w:u w:val="none"/>
          <w:vertAlign w:val="baseline"/>
        </w:rPr>
        <w:suppressLineNumbers w:val="0"/>
      </w:pPr>
      <w:r>
        <w:rPr>
          <w:rFonts w:ascii="Arial" w:hAnsi="Arial"/>
          <w:i w:val="0"/>
          <w:iCs w:val="0"/>
          <w:color w:val="000000"/>
          <w:sz w:val="22"/>
          <w:szCs w:val="22"/>
          <w:u w:val="none"/>
          <w:vertAlign w:val="baseline"/>
        </w:rPr>
        <w:t xml:space="preserve">Phone services should be available.</w:t>
      </w:r>
      <w:r>
        <w:rPr>
          <w:rFonts w:ascii="Arial" w:hAnsi="Arial"/>
          <w:i w:val="0"/>
          <w:iCs w:val="0"/>
          <w:color w:val="000000"/>
          <w:sz w:val="22"/>
          <w:szCs w:val="22"/>
          <w:u w:val="none"/>
          <w:vertAlign w:val="baseline"/>
        </w:rPr>
      </w:r>
      <w:r/>
    </w:p>
    <w:p>
      <w:pPr>
        <w:pStyle w:val="910"/>
        <w:numPr>
          <w:ilvl w:val="0"/>
          <w:numId w:val="22"/>
        </w:numPr>
        <w:keepLines w:val="0"/>
        <w:keepNext w:val="0"/>
        <w:spacing w:before="240" w:beforeAutospacing="0" w:after="240" w:afterAutospacing="0" w:line="21" w:lineRule="atLeast"/>
        <w:widowControl/>
        <w:suppressLineNumbers w:val="0"/>
      </w:pPr>
      <w:r>
        <w:rPr>
          <w:rFonts w:ascii="Arial" w:hAnsi="Arial" w:eastAsia="SimSun"/>
          <w:i w:val="0"/>
          <w:iCs w:val="0"/>
          <w:color w:val="000000"/>
          <w:sz w:val="22"/>
          <w:szCs w:val="22"/>
          <w:u w:val="none"/>
          <w:vertAlign w:val="baseline"/>
        </w:rPr>
        <w:t xml:space="preserve">The phone should be connected to the internet</w:t>
      </w:r>
      <w:r>
        <w:rPr>
          <w:rFonts w:ascii="Arial" w:hAnsi="Arial" w:eastAsia="SimSun"/>
          <w:i w:val="0"/>
          <w:iCs w:val="0"/>
          <w:color w:val="000000"/>
          <w:sz w:val="20"/>
          <w:szCs w:val="20"/>
          <w:u w:val="none"/>
          <w:vertAlign w:val="baseline"/>
        </w:rPr>
        <w:t xml:space="preserve">.</w:t>
      </w:r>
      <w:r/>
    </w:p>
    <w:p>
      <w:pPr>
        <w:pStyle w:val="886"/>
        <w:tabs>
          <w:tab w:val="left" w:pos="360" w:leader="none"/>
        </w:tabs>
      </w:pPr>
      <w:r>
        <w:t xml:space="preserve">10 .System Architecture</w:t>
      </w:r>
      <w:bookmarkEnd w:id="84"/>
      <w:r/>
      <w:r/>
    </w:p>
    <w:p>
      <w:pPr>
        <w:pStyle w:val="885"/>
      </w:pPr>
      <w:r/>
      <w:r/>
    </w:p>
    <w:p>
      <w:pPr>
        <w:pStyle w:val="885"/>
        <w:ind w:left="0" w:hanging="2"/>
        <w:jc w:val="both"/>
        <w:spacing w:after="280"/>
        <w:rPr>
          <w:sz w:val="22"/>
          <w:szCs w:val="22"/>
        </w:rPr>
      </w:pPr>
      <w:r>
        <w:rPr>
          <w:sz w:val="22"/>
          <w:szCs w:val="22"/>
        </w:rPr>
        <w:t xml:space="preserve">The </w:t>
      </w:r>
      <w:r>
        <w:rPr>
          <w:sz w:val="22"/>
          <w:szCs w:val="22"/>
          <w:lang w:val="en-US"/>
        </w:rPr>
        <w:t xml:space="preserve">Interior Design Recommendation System </w:t>
      </w:r>
      <w:r>
        <w:rPr>
          <w:sz w:val="22"/>
          <w:szCs w:val="22"/>
        </w:rPr>
        <w:t xml:space="preserve">contains many components that provide different functionality. The below are the overall system diagram that we will discuss in further </w:t>
      </w:r>
      <w:r>
        <w:rPr>
          <w:sz w:val="22"/>
          <w:szCs w:val="22"/>
        </w:rPr>
      </w:r>
      <w:r/>
    </w:p>
    <w:p>
      <w:pPr>
        <w:pStyle w:val="885"/>
      </w:pPr>
      <w:r/>
      <w:r/>
    </w:p>
    <w:p>
      <w:pPr>
        <w:pStyle w:val="885"/>
      </w:pPr>
      <w:r/>
      <w:r/>
    </w:p>
    <w:p>
      <w:pPr>
        <w:pStyle w:val="885"/>
        <w:rPr>
          <w:lang w:val="en-US"/>
        </w:rPr>
      </w:pPr>
      <w:r>
        <w:rPr>
          <w:lang w:val="en-US"/>
        </w:rPr>
        <mc:AlternateContent>
          <mc:Choice Requires="wpg">
            <w:drawing>
              <wp:inline xmlns:wp="http://schemas.openxmlformats.org/drawingml/2006/wordprocessingDrawing" distT="0" distB="0" distL="0" distR="0">
                <wp:extent cx="5941771" cy="2575319"/>
                <wp:effectExtent l="0" t="0" r="0" b="0"/>
                <wp:docPr id="2"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12"/>
                        <a:stretch/>
                      </pic:blipFill>
                      <pic:spPr bwMode="auto">
                        <a:xfrm>
                          <a:off x="0" y="0"/>
                          <a:ext cx="5941771" cy="25753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9pt;height:202.8pt;" stroked="f">
                <v:path textboxrect="0,0,0,0"/>
                <v:imagedata r:id="rId12" o:title=""/>
              </v:shape>
            </w:pict>
          </mc:Fallback>
        </mc:AlternateContent>
      </w:r>
      <w:r>
        <w:rPr>
          <w:lang w:val="en-US"/>
        </w:rPr>
      </w:r>
      <w:r/>
    </w:p>
    <w:p>
      <w:pPr>
        <w:pStyle w:val="900"/>
        <w:ind w:left="390"/>
        <w:jc w:val="both"/>
        <w:rPr>
          <w:sz w:val="20"/>
        </w:rPr>
      </w:pPr>
      <w:r/>
      <w:bookmarkStart w:id="85" w:name="_Toc51264301"/>
      <w:r/>
      <w:bookmarkStart w:id="86" w:name="_Toc51415513"/>
      <w:r>
        <w:rPr>
          <w:sz w:val="20"/>
        </w:rPr>
        <w:t xml:space="preserve">.</w:t>
      </w:r>
      <w:r>
        <w:rPr>
          <w:sz w:val="20"/>
        </w:rPr>
      </w:r>
      <w:r/>
    </w:p>
    <w:p>
      <w:pPr>
        <w:pStyle w:val="900"/>
        <w:ind w:left="390"/>
        <w:jc w:val="both"/>
        <w:rPr>
          <w:sz w:val="20"/>
        </w:rPr>
      </w:pPr>
      <w:r>
        <w:rPr>
          <w:sz w:val="20"/>
        </w:rPr>
        <w:t xml:space="preserve"> </w:t>
      </w:r>
      <w:r>
        <w:rPr>
          <w:sz w:val="20"/>
        </w:rPr>
      </w:r>
      <w:r/>
    </w:p>
    <w:p>
      <w:pPr>
        <w:pStyle w:val="928"/>
        <w:ind w:left="360" w:right="0" w:hanging="360"/>
        <w:jc w:val="both"/>
        <w:spacing w:after="120"/>
        <w:tabs>
          <w:tab w:val="left" w:pos="390" w:leader="none"/>
        </w:tabs>
        <w:rPr>
          <w:rFonts w:ascii="Arial" w:hAnsi="Arial"/>
          <w:sz w:val="24"/>
        </w:rPr>
      </w:pPr>
      <w:r/>
      <w:bookmarkStart w:id="87" w:name="_Toc55118865"/>
      <w:r>
        <w:rPr>
          <w:rFonts w:ascii="Arial" w:hAnsi="Arial"/>
          <w:sz w:val="24"/>
        </w:rPr>
        <w:t xml:space="preserve">10.1 System Level Architecture</w:t>
      </w:r>
      <w:bookmarkEnd w:id="87"/>
      <w:r>
        <w:rPr>
          <w:rFonts w:ascii="Arial" w:hAnsi="Arial"/>
          <w:sz w:val="24"/>
        </w:rPr>
      </w:r>
      <w:r/>
    </w:p>
    <w:p>
      <w:pPr>
        <w:pStyle w:val="885"/>
        <w:ind w:left="0" w:hanging="2"/>
        <w:jc w:val="center"/>
        <w:spacing w:after="280"/>
        <w:rPr>
          <w:color w:val="0000FF"/>
          <w:sz w:val="18"/>
          <w:szCs w:val="22"/>
          <w:lang w:val="en-US"/>
        </w:rPr>
      </w:pPr>
      <w:r>
        <w:rPr>
          <w:sz w:val="22"/>
          <w:szCs w:val="22"/>
        </w:rPr>
        <w:t xml:space="preserve">                                                                 The </w:t>
      </w:r>
      <w:r>
        <w:rPr>
          <w:sz w:val="22"/>
          <w:szCs w:val="22"/>
          <w:lang w:val="en-US"/>
        </w:rPr>
        <w:t xml:space="preserve">Interior Design Recommendation System </w:t>
      </w:r>
      <w:r>
        <w:rPr>
          <w:sz w:val="22"/>
          <w:szCs w:val="22"/>
        </w:rPr>
        <w:t xml:space="preserve">contains many components that provide different functionalities. The below are the overall system diagram that we will discuss in further.</w:t>
      </w:r>
      <w:r>
        <w:rPr>
          <w:color w:val="0000FF"/>
          <w:sz w:val="18"/>
          <w:lang w:val="en-US"/>
        </w:rPr>
      </w:r>
      <w:r/>
    </w:p>
    <w:p>
      <w:pPr>
        <w:ind w:left="0" w:hanging="2"/>
        <w:jc w:val="center"/>
        <w:spacing w:after="280"/>
        <w:rPr>
          <w:sz w:val="22"/>
          <w:szCs w:val="22"/>
        </w:rPr>
      </w:pPr>
      <w:r>
        <w:rPr>
          <w:color w:val="0000FF"/>
          <w:sz w:val="18"/>
          <w:lang w:val="en-US"/>
        </w:rPr>
        <mc:AlternateContent>
          <mc:Choice Requires="wpg">
            <w:drawing>
              <wp:inline xmlns:wp="http://schemas.openxmlformats.org/drawingml/2006/wordprocessingDrawing" distT="0" distB="0" distL="0" distR="0">
                <wp:extent cx="5152415" cy="1882788"/>
                <wp:effectExtent l="0" t="0" r="0" b="0"/>
                <wp:docPr id="3" name="" hidden="0"/>
                <wp:cNvGraphicFramePr/>
                <a:graphic xmlns:a="http://schemas.openxmlformats.org/drawingml/2006/main">
                  <a:graphicData uri="http://schemas.openxmlformats.org/drawingml/2006/picture">
                    <pic:pic xmlns:pic="http://schemas.openxmlformats.org/drawingml/2006/picture">
                      <pic:nvPicPr>
                        <pic:cNvPr id="158798400" name="" hidden="0"/>
                        <pic:cNvPicPr/>
                        <pic:nvPr isPhoto="0" userDrawn="0"/>
                      </pic:nvPicPr>
                      <pic:blipFill>
                        <a:blip r:embed="rId13"/>
                        <a:stretch/>
                      </pic:blipFill>
                      <pic:spPr bwMode="auto">
                        <a:xfrm>
                          <a:off x="0" y="0"/>
                          <a:ext cx="5152413" cy="188278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05.7pt;height:148.3pt;" stroked="f">
                <v:path textboxrect="0,0,0,0"/>
                <v:imagedata r:id="rId13" o:title=""/>
              </v:shape>
            </w:pict>
          </mc:Fallback>
        </mc:AlternateContent>
      </w:r>
      <w:r>
        <w:rPr>
          <w:color w:val="0000FF"/>
          <w:sz w:val="18"/>
          <w:lang w:val="en-US"/>
        </w:rPr>
      </w:r>
      <w:r/>
    </w:p>
    <w:p>
      <w:pPr>
        <w:pStyle w:val="900"/>
        <w:ind w:left="390"/>
        <w:jc w:val="both"/>
        <w:rPr>
          <w:color w:val="0000FF"/>
          <w:sz w:val="18"/>
          <w:lang w:val="en-US"/>
        </w:rPr>
      </w:pPr>
      <w:r>
        <w:rPr>
          <w:color w:val="0000FF"/>
          <w:sz w:val="18"/>
          <w:lang w:val="en-US"/>
        </w:rPr>
      </w:r>
      <w:r/>
    </w:p>
    <w:p>
      <w:pPr>
        <w:pStyle w:val="900"/>
        <w:ind w:left="390"/>
        <w:jc w:val="both"/>
        <w:rPr>
          <w:color w:val="0000FF"/>
          <w:sz w:val="18"/>
          <w:lang w:val="en-US"/>
        </w:rPr>
      </w:pPr>
      <w:r>
        <w:rPr>
          <w:color w:val="0000FF"/>
          <w:sz w:val="18"/>
          <w:lang w:val="en-US"/>
        </w:rPr>
      </w:r>
      <w:r/>
    </w:p>
    <w:p>
      <w:pPr>
        <w:pStyle w:val="928"/>
        <w:jc w:val="both"/>
        <w:spacing w:after="120"/>
        <w:rPr>
          <w:rFonts w:ascii="Arial" w:hAnsi="Arial"/>
          <w:sz w:val="24"/>
        </w:rPr>
      </w:pPr>
      <w:r>
        <w:rPr>
          <w:rFonts w:ascii="Arial" w:hAnsi="Arial"/>
          <w:sz w:val="24"/>
        </w:rPr>
      </w:r>
      <w:r/>
    </w:p>
    <w:p>
      <w:pPr>
        <w:pStyle w:val="928"/>
        <w:ind w:left="360" w:right="0" w:hanging="360"/>
        <w:jc w:val="both"/>
        <w:spacing w:after="120"/>
        <w:tabs>
          <w:tab w:val="left" w:pos="390" w:leader="none"/>
        </w:tabs>
        <w:rPr>
          <w:rFonts w:ascii="Arial" w:hAnsi="Arial"/>
          <w:sz w:val="24"/>
        </w:rPr>
      </w:pPr>
      <w:r/>
      <w:bookmarkStart w:id="88" w:name="_Toc55118866"/>
      <w:r>
        <w:rPr>
          <w:rFonts w:ascii="Arial" w:hAnsi="Arial"/>
          <w:sz w:val="24"/>
        </w:rPr>
        <w:t xml:space="preserve">10.2 Sub-System / Component / Module Level Architecture</w:t>
      </w:r>
      <w:bookmarkEnd w:id="88"/>
      <w:r>
        <w:rPr>
          <w:rFonts w:ascii="Arial" w:hAnsi="Arial"/>
          <w:sz w:val="24"/>
        </w:rPr>
      </w:r>
      <w:r/>
    </w:p>
    <w:p>
      <w:pPr>
        <w:pStyle w:val="885"/>
        <w:numPr>
          <w:ilvl w:val="0"/>
          <w:numId w:val="23"/>
        </w:numPr>
        <w:jc w:val="both"/>
        <w:spacing w:line="240" w:lineRule="auto"/>
        <w:rPr>
          <w:b/>
          <w:bCs/>
          <w:i w:val="0"/>
          <w:iCs/>
          <w:color w:val="000000"/>
          <w:sz w:val="24"/>
          <w:szCs w:val="24"/>
          <w:lang w:val="en-US"/>
        </w:rPr>
        <w:pBdr>
          <w:top w:val="none" w:color="000000" w:sz="0" w:space="0"/>
          <w:left w:val="none" w:color="000000" w:sz="0" w:space="0"/>
          <w:bottom w:val="none" w:color="000000" w:sz="0" w:space="0"/>
          <w:right w:val="none" w:color="000000" w:sz="0" w:space="0"/>
          <w:between w:val="none" w:color="000000" w:sz="0" w:space="0"/>
        </w:pBdr>
      </w:pPr>
      <w:r>
        <w:rPr>
          <w:b/>
          <w:bCs/>
          <w:i w:val="0"/>
          <w:iCs/>
          <w:color w:val="000000"/>
          <w:sz w:val="24"/>
          <w:szCs w:val="24"/>
          <w:lang w:val="en-US"/>
        </w:rPr>
        <w:t xml:space="preserve">Interior Designer:</w:t>
      </w:r>
      <w:r>
        <w:rPr>
          <w:b/>
          <w:bCs/>
          <w:i w:val="0"/>
          <w:iCs/>
          <w:color w:val="000000"/>
          <w:sz w:val="24"/>
          <w:szCs w:val="24"/>
          <w:lang w:val="en-US"/>
        </w:rPr>
      </w:r>
      <w:r/>
    </w:p>
    <w:p>
      <w:pPr>
        <w:pStyle w:val="885"/>
        <w:ind w:left="720" w:right="0" w:firstLine="0"/>
        <w:jc w:val="both"/>
        <w:spacing w:after="280"/>
        <w:rPr>
          <w:sz w:val="22"/>
          <w:szCs w:val="22"/>
        </w:rPr>
      </w:pPr>
      <w:r>
        <w:rPr>
          <w:sz w:val="22"/>
          <w:szCs w:val="22"/>
        </w:rPr>
        <w:t xml:space="preserve">                                 In this panel </w:t>
      </w:r>
      <w:r>
        <w:rPr>
          <w:sz w:val="22"/>
          <w:szCs w:val="22"/>
          <w:lang w:val="en-US"/>
        </w:rPr>
        <w:t xml:space="preserve">Interior Designer </w:t>
      </w:r>
      <w:r>
        <w:rPr>
          <w:sz w:val="22"/>
          <w:szCs w:val="22"/>
        </w:rPr>
        <w:t xml:space="preserve">interact with UI to perform operations related to </w:t>
      </w:r>
      <w:r>
        <w:rPr>
          <w:sz w:val="22"/>
          <w:szCs w:val="22"/>
          <w:lang w:val="en-US"/>
        </w:rPr>
        <w:t xml:space="preserve">add </w:t>
      </w:r>
      <w:r>
        <w:rPr>
          <w:sz w:val="22"/>
          <w:szCs w:val="22"/>
        </w:rPr>
        <w:t xml:space="preserve">,</w:t>
      </w:r>
      <w:r>
        <w:rPr>
          <w:sz w:val="22"/>
          <w:szCs w:val="22"/>
          <w:lang w:val="en-US"/>
        </w:rPr>
        <w:t xml:space="preserve"> delete , edit and manage sample design</w:t>
      </w:r>
      <w:r>
        <w:rPr>
          <w:sz w:val="22"/>
          <w:szCs w:val="22"/>
        </w:rPr>
        <w:t xml:space="preserve"> .Admin will update a data time to time.</w:t>
      </w:r>
      <w:r>
        <w:rPr>
          <w:sz w:val="22"/>
          <w:szCs w:val="22"/>
        </w:rPr>
      </w:r>
      <w:r/>
    </w:p>
    <w:p>
      <w:pPr>
        <w:pStyle w:val="885"/>
        <w:numPr>
          <w:ilvl w:val="0"/>
          <w:numId w:val="23"/>
        </w:numPr>
        <w:jc w:val="both"/>
        <w:spacing w:line="240" w:lineRule="auto"/>
        <w:rPr>
          <w:b/>
          <w:bCs/>
          <w:i w:val="0"/>
          <w:iCs/>
          <w:color w:val="000000"/>
          <w:sz w:val="24"/>
          <w:szCs w:val="24"/>
          <w:lang w:val="en-US"/>
        </w:rPr>
        <w:pBdr>
          <w:top w:val="none" w:color="000000" w:sz="0" w:space="0"/>
          <w:left w:val="none" w:color="000000" w:sz="0" w:space="0"/>
          <w:bottom w:val="none" w:color="000000" w:sz="0" w:space="0"/>
          <w:right w:val="none" w:color="000000" w:sz="0" w:space="0"/>
          <w:between w:val="none" w:color="000000" w:sz="0" w:space="0"/>
        </w:pBdr>
      </w:pPr>
      <w:r>
        <w:rPr>
          <w:b/>
          <w:bCs/>
          <w:i w:val="0"/>
          <w:iCs/>
          <w:color w:val="000000"/>
          <w:sz w:val="24"/>
          <w:szCs w:val="24"/>
          <w:lang w:val="en-US"/>
        </w:rPr>
        <w:t xml:space="preserve">User:</w:t>
      </w:r>
      <w:r>
        <w:rPr>
          <w:b/>
          <w:bCs/>
          <w:i w:val="0"/>
          <w:iCs/>
          <w:color w:val="000000"/>
          <w:sz w:val="24"/>
          <w:szCs w:val="24"/>
          <w:lang w:val="en-US"/>
        </w:rPr>
      </w:r>
      <w:r/>
    </w:p>
    <w:p>
      <w:pPr>
        <w:pStyle w:val="885"/>
        <w:ind w:left="0" w:firstLine="0"/>
        <w:jc w:val="both"/>
        <w:spacing w:after="280"/>
        <w:rPr>
          <w:sz w:val="22"/>
          <w:szCs w:val="22"/>
          <w:lang w:val="en-US"/>
        </w:rPr>
      </w:pPr>
      <w:r>
        <w:rPr>
          <w:b/>
          <w:bCs/>
          <w:i w:val="0"/>
          <w:iCs/>
          <w:color w:val="000000"/>
          <w:sz w:val="24"/>
          <w:szCs w:val="24"/>
          <w:lang w:val="en-US"/>
        </w:rPr>
        <w:t xml:space="preserve">                      </w:t>
      </w:r>
      <w:r>
        <w:rPr>
          <w:sz w:val="22"/>
          <w:szCs w:val="22"/>
        </w:rPr>
        <w:t xml:space="preserve">In this panel </w:t>
      </w:r>
      <w:r>
        <w:rPr>
          <w:sz w:val="22"/>
          <w:szCs w:val="22"/>
          <w:lang w:val="en-US"/>
        </w:rPr>
        <w:t xml:space="preserve">user  </w:t>
      </w:r>
      <w:r>
        <w:rPr>
          <w:sz w:val="22"/>
          <w:szCs w:val="22"/>
        </w:rPr>
        <w:t xml:space="preserve">interact with UI to perform operations related to </w:t>
      </w:r>
      <w:r>
        <w:rPr>
          <w:sz w:val="22"/>
          <w:szCs w:val="22"/>
          <w:lang w:val="en-US"/>
        </w:rPr>
        <w:t xml:space="preserve">Fill requirement</w:t>
      </w:r>
      <w:r>
        <w:rPr>
          <w:sz w:val="22"/>
          <w:szCs w:val="22"/>
          <w:lang w:val="en-US"/>
        </w:rPr>
      </w:r>
      <w:r/>
    </w:p>
    <w:p>
      <w:pPr>
        <w:pStyle w:val="885"/>
        <w:ind w:left="-2" w:firstLine="0"/>
        <w:jc w:val="both"/>
        <w:spacing w:line="240" w:lineRule="auto"/>
        <w:rPr>
          <w:b/>
          <w:bCs/>
          <w:i w:val="0"/>
          <w:iCs/>
          <w:color w:val="000000"/>
          <w:sz w:val="24"/>
          <w:szCs w:val="24"/>
          <w:lang w:val="en-US"/>
        </w:rPr>
        <w:pBdr>
          <w:top w:val="none" w:color="000000" w:sz="0" w:space="0"/>
          <w:left w:val="none" w:color="000000" w:sz="0" w:space="0"/>
          <w:bottom w:val="none" w:color="000000" w:sz="0" w:space="0"/>
          <w:right w:val="none" w:color="000000" w:sz="0" w:space="0"/>
          <w:between w:val="none" w:color="000000" w:sz="0" w:space="0"/>
        </w:pBdr>
      </w:pPr>
      <w:r>
        <w:rPr>
          <w:b/>
          <w:bCs/>
          <w:i w:val="0"/>
          <w:iCs/>
          <w:color w:val="000000"/>
          <w:sz w:val="24"/>
          <w:szCs w:val="24"/>
          <w:lang w:val="en-US"/>
        </w:rPr>
      </w:r>
      <w:r/>
    </w:p>
    <w:p>
      <w:pPr>
        <w:pStyle w:val="928"/>
        <w:numPr>
          <w:ilvl w:val="0"/>
          <w:numId w:val="0"/>
        </w:numPr>
        <w:jc w:val="center"/>
        <w:spacing w:after="120"/>
        <w:rPr>
          <w:rFonts w:ascii="Arial" w:hAnsi="Arial"/>
          <w:sz w:val="24"/>
          <w:lang w:val="en-US"/>
        </w:rPr>
      </w:pPr>
      <w:r>
        <w:rPr>
          <w:rFonts w:ascii="Arial" w:hAnsi="Arial"/>
          <w:sz w:val="24"/>
          <w:lang w:val="en-US"/>
        </w:rPr>
        <mc:AlternateContent>
          <mc:Choice Requires="wpg">
            <w:drawing>
              <wp:inline xmlns:wp="http://schemas.openxmlformats.org/drawingml/2006/wordprocessingDrawing" distT="0" distB="0" distL="0" distR="0">
                <wp:extent cx="5438191" cy="2451799"/>
                <wp:effectExtent l="0" t="0" r="0" b="0"/>
                <wp:docPr id="4"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14"/>
                        <a:stretch/>
                      </pic:blipFill>
                      <pic:spPr bwMode="auto">
                        <a:xfrm>
                          <a:off x="0" y="0"/>
                          <a:ext cx="5438191" cy="245179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28.2pt;height:193.1pt;" stroked="f">
                <v:path textboxrect="0,0,0,0"/>
                <v:imagedata r:id="rId14" o:title=""/>
              </v:shape>
            </w:pict>
          </mc:Fallback>
        </mc:AlternateContent>
      </w:r>
      <w:r>
        <w:rPr>
          <w:rFonts w:ascii="Arial" w:hAnsi="Arial"/>
          <w:sz w:val="24"/>
          <w:lang w:val="en-US"/>
        </w:rPr>
      </w:r>
      <w:r/>
    </w:p>
    <w:p>
      <w:pPr>
        <w:pStyle w:val="900"/>
        <w:ind w:left="390"/>
        <w:jc w:val="both"/>
        <w:rPr>
          <w:sz w:val="20"/>
        </w:rPr>
      </w:pPr>
      <w:r>
        <w:t xml:space="preserve"> </w:t>
      </w:r>
      <w:r>
        <w:rPr>
          <w:sz w:val="20"/>
        </w:rPr>
      </w:r>
      <w:r/>
    </w:p>
    <w:p>
      <w:pPr>
        <w:pStyle w:val="900"/>
        <w:ind w:left="390"/>
        <w:jc w:val="both"/>
        <w:rPr>
          <w:sz w:val="20"/>
        </w:rPr>
      </w:pPr>
      <w:r>
        <w:rPr>
          <w:sz w:val="20"/>
        </w:rPr>
      </w:r>
      <w:r/>
    </w:p>
    <w:p>
      <w:pPr>
        <w:pStyle w:val="928"/>
        <w:jc w:val="both"/>
        <w:spacing w:after="120"/>
        <w:tabs>
          <w:tab w:val="left" w:pos="390" w:leader="none"/>
        </w:tabs>
        <w:rPr>
          <w:rFonts w:ascii="Arial" w:hAnsi="Arial"/>
          <w:sz w:val="24"/>
        </w:rPr>
      </w:pPr>
      <w:r>
        <w:t xml:space="preserve">10. 3 . </w:t>
      </w:r>
      <w:bookmarkStart w:id="89" w:name="_Toc55118867"/>
      <w:r>
        <w:rPr>
          <w:rFonts w:ascii="Arial" w:hAnsi="Arial"/>
          <w:sz w:val="24"/>
        </w:rPr>
        <w:t xml:space="preserve">Sub-Component / Sub-Module Level Architecture (1…n)</w:t>
      </w:r>
      <w:bookmarkEnd w:id="89"/>
      <w:r>
        <w:rPr>
          <w:rFonts w:ascii="Arial" w:hAnsi="Arial"/>
          <w:sz w:val="24"/>
        </w:rPr>
      </w:r>
      <w:r/>
    </w:p>
    <w:p>
      <w:pPr>
        <w:pStyle w:val="928"/>
        <w:numPr>
          <w:ilvl w:val="0"/>
          <w:numId w:val="0"/>
        </w:numPr>
        <w:ind w:firstLine="266"/>
        <w:jc w:val="both"/>
        <w:spacing w:after="120"/>
        <w:rPr>
          <w:rFonts w:ascii="Arial" w:hAnsi="Arial"/>
          <w:sz w:val="24"/>
          <w:lang w:val="en-US"/>
        </w:rPr>
      </w:pPr>
      <w:r>
        <w:rPr>
          <w:rFonts w:ascii="Arial" w:hAnsi="Arial"/>
          <w:sz w:val="24"/>
          <w:lang w:val="en-US"/>
        </w:rPr>
        <w:t xml:space="preserve">Database:</w:t>
      </w:r>
      <w:r>
        <w:rPr>
          <w:rFonts w:ascii="Arial" w:hAnsi="Arial"/>
          <w:sz w:val="24"/>
          <w:lang w:val="en-US"/>
        </w:rPr>
      </w:r>
      <w:r/>
    </w:p>
    <w:p>
      <w:pPr>
        <w:pStyle w:val="928"/>
        <w:numPr>
          <w:ilvl w:val="0"/>
          <w:numId w:val="0"/>
        </w:numPr>
        <w:ind w:left="283" w:right="0" w:firstLine="1134"/>
        <w:jc w:val="both"/>
        <w:spacing w:after="120"/>
        <w:rPr>
          <w:rFonts w:ascii="Arial" w:hAnsi="Arial"/>
          <w:b w:val="0"/>
          <w:bCs/>
          <w:sz w:val="22"/>
          <w:szCs w:val="22"/>
          <w:lang w:val="en-US"/>
        </w:rPr>
      </w:pPr>
      <w:r>
        <w:rPr>
          <w:rFonts w:ascii="Arial" w:hAnsi="Arial"/>
          <w:b w:val="0"/>
          <w:bCs/>
          <w:sz w:val="22"/>
          <w:szCs w:val="22"/>
          <w:lang w:val="en-US"/>
        </w:rPr>
        <w:t xml:space="preserve">Database will store the data related to user , interior designer , requirement from ,and sample design .So , in case of data lose user/interior designer will recover it from database.</w:t>
      </w:r>
      <w:r>
        <w:rPr>
          <w:rFonts w:ascii="Arial" w:hAnsi="Arial"/>
          <w:b w:val="0"/>
          <w:bCs/>
          <w:sz w:val="22"/>
          <w:szCs w:val="22"/>
          <w:lang w:val="en-US"/>
        </w:rPr>
      </w:r>
      <w:r/>
    </w:p>
    <w:p>
      <w:pPr>
        <w:pStyle w:val="928"/>
        <w:numPr>
          <w:ilvl w:val="0"/>
          <w:numId w:val="0"/>
        </w:numPr>
        <w:ind w:firstLine="266"/>
        <w:jc w:val="both"/>
        <w:spacing w:after="120"/>
        <w:rPr>
          <w:rFonts w:ascii="Arial" w:hAnsi="Arial"/>
          <w:sz w:val="24"/>
          <w:lang w:val="en-US"/>
        </w:rPr>
      </w:pPr>
      <w:r>
        <w:rPr>
          <w:rFonts w:ascii="Arial" w:hAnsi="Arial"/>
          <w:sz w:val="24"/>
          <w:lang w:val="en-US"/>
        </w:rPr>
        <w:t xml:space="preserve">Product module :</w:t>
      </w:r>
      <w:r>
        <w:rPr>
          <w:rFonts w:ascii="Arial" w:hAnsi="Arial"/>
          <w:sz w:val="24"/>
          <w:lang w:val="en-US"/>
        </w:rPr>
      </w:r>
      <w:r/>
    </w:p>
    <w:p>
      <w:pPr>
        <w:pStyle w:val="928"/>
        <w:numPr>
          <w:ilvl w:val="0"/>
          <w:numId w:val="0"/>
        </w:numPr>
        <w:ind w:left="2268" w:right="0" w:hanging="2002"/>
        <w:jc w:val="both"/>
        <w:spacing w:after="120"/>
        <w:rPr>
          <w:rFonts w:ascii="Arial" w:hAnsi="Arial"/>
          <w:b w:val="0"/>
          <w:bCs/>
          <w:sz w:val="22"/>
          <w:szCs w:val="22"/>
          <w:lang w:val="en-US"/>
        </w:rPr>
      </w:pPr>
      <w:r>
        <w:rPr>
          <w:rFonts w:ascii="Arial" w:hAnsi="Arial"/>
          <w:b w:val="0"/>
          <w:bCs/>
          <w:sz w:val="22"/>
          <w:szCs w:val="22"/>
          <w:lang w:val="en-US"/>
        </w:rPr>
        <w:t xml:space="preserve">This module consist on </w:t>
      </w:r>
      <w:r>
        <w:rPr>
          <w:rFonts w:ascii="Arial" w:hAnsi="Arial"/>
          <w:b w:val="0"/>
          <w:bCs/>
          <w:sz w:val="22"/>
          <w:szCs w:val="22"/>
          <w:lang w:val="en-US"/>
        </w:rPr>
      </w:r>
      <w:r/>
    </w:p>
    <w:p>
      <w:pPr>
        <w:pStyle w:val="928"/>
        <w:numPr>
          <w:ilvl w:val="0"/>
          <w:numId w:val="0"/>
        </w:numPr>
        <w:ind w:firstLine="266"/>
        <w:jc w:val="both"/>
        <w:spacing w:after="120"/>
        <w:rPr>
          <w:rFonts w:ascii="Arial" w:hAnsi="Arial"/>
          <w:b/>
          <w:bCs w:val="0"/>
          <w:sz w:val="21"/>
          <w:szCs w:val="21"/>
          <w:lang w:val="en-US"/>
        </w:rPr>
      </w:pPr>
      <w:r>
        <w:rPr>
          <w:rFonts w:ascii="Arial" w:hAnsi="Arial"/>
          <w:b/>
          <w:bCs w:val="0"/>
          <w:sz w:val="21"/>
          <w:szCs w:val="21"/>
          <w:lang w:val="en-US"/>
        </w:rPr>
        <w:t xml:space="preserve">Sample Design:</w:t>
      </w:r>
      <w:r>
        <w:rPr>
          <w:rFonts w:ascii="Arial" w:hAnsi="Arial"/>
          <w:b/>
          <w:bCs w:val="0"/>
          <w:sz w:val="21"/>
          <w:szCs w:val="21"/>
          <w:lang w:val="en-US"/>
        </w:rPr>
      </w:r>
      <w:r/>
    </w:p>
    <w:p>
      <w:pPr>
        <w:pStyle w:val="928"/>
        <w:numPr>
          <w:ilvl w:val="0"/>
          <w:numId w:val="0"/>
        </w:numPr>
        <w:ind w:firstLine="266"/>
        <w:jc w:val="both"/>
        <w:spacing w:after="120"/>
        <w:rPr>
          <w:rFonts w:ascii="Arial" w:hAnsi="Arial"/>
          <w:b w:val="0"/>
          <w:bCs/>
          <w:sz w:val="20"/>
          <w:szCs w:val="20"/>
          <w:lang w:val="en-US"/>
        </w:rPr>
      </w:pPr>
      <w:r>
        <w:rPr>
          <w:rFonts w:ascii="Arial" w:hAnsi="Arial"/>
          <w:b w:val="0"/>
          <w:bCs/>
          <w:sz w:val="20"/>
          <w:szCs w:val="20"/>
          <w:lang w:val="en-US"/>
        </w:rPr>
        <w:t xml:space="preserve">In this we will store data related to product image , title , description etc</w:t>
      </w:r>
      <w:r>
        <w:rPr>
          <w:rFonts w:ascii="Arial" w:hAnsi="Arial"/>
          <w:b w:val="0"/>
          <w:bCs/>
          <w:sz w:val="20"/>
          <w:szCs w:val="20"/>
          <w:lang w:val="en-US"/>
        </w:rPr>
      </w:r>
      <w:r/>
    </w:p>
    <w:p>
      <w:pPr>
        <w:pStyle w:val="928"/>
        <w:numPr>
          <w:ilvl w:val="0"/>
          <w:numId w:val="0"/>
        </w:numPr>
        <w:ind w:firstLine="266"/>
        <w:jc w:val="both"/>
        <w:spacing w:after="120"/>
        <w:rPr>
          <w:rFonts w:ascii="Arial" w:hAnsi="Arial"/>
          <w:b/>
          <w:bCs w:val="0"/>
          <w:sz w:val="21"/>
          <w:szCs w:val="21"/>
          <w:lang w:val="en-US"/>
        </w:rPr>
      </w:pPr>
      <w:r>
        <w:rPr>
          <w:rFonts w:ascii="Arial" w:hAnsi="Arial"/>
          <w:b/>
          <w:bCs w:val="0"/>
          <w:sz w:val="21"/>
          <w:szCs w:val="21"/>
          <w:lang w:val="en-US"/>
        </w:rPr>
        <w:t xml:space="preserve">Search design:</w:t>
      </w:r>
      <w:r>
        <w:rPr>
          <w:rFonts w:ascii="Arial" w:hAnsi="Arial"/>
          <w:b/>
          <w:bCs w:val="0"/>
          <w:sz w:val="21"/>
          <w:szCs w:val="21"/>
          <w:lang w:val="en-US"/>
        </w:rPr>
      </w:r>
      <w:r/>
    </w:p>
    <w:p>
      <w:pPr>
        <w:pStyle w:val="928"/>
        <w:numPr>
          <w:ilvl w:val="0"/>
          <w:numId w:val="0"/>
        </w:numPr>
        <w:ind w:firstLine="266"/>
        <w:jc w:val="both"/>
        <w:spacing w:after="120"/>
        <w:rPr>
          <w:rFonts w:ascii="Arial" w:hAnsi="Arial"/>
          <w:b w:val="0"/>
          <w:bCs/>
          <w:sz w:val="21"/>
          <w:szCs w:val="21"/>
          <w:lang w:val="en-US"/>
        </w:rPr>
      </w:pPr>
      <w:r>
        <w:rPr>
          <w:rFonts w:ascii="Arial" w:hAnsi="Arial"/>
          <w:b w:val="0"/>
          <w:bCs/>
          <w:sz w:val="21"/>
          <w:szCs w:val="21"/>
          <w:lang w:val="en-US"/>
        </w:rPr>
        <w:t xml:space="preserve">Interior designer will search design related to his requirement.</w:t>
      </w:r>
      <w:r>
        <w:rPr>
          <w:rFonts w:ascii="Arial" w:hAnsi="Arial"/>
          <w:b w:val="0"/>
          <w:bCs/>
          <w:sz w:val="21"/>
          <w:szCs w:val="21"/>
          <w:lang w:val="en-US"/>
        </w:rPr>
      </w:r>
      <w:r/>
    </w:p>
    <w:p>
      <w:pPr>
        <w:pStyle w:val="928"/>
        <w:numPr>
          <w:ilvl w:val="0"/>
          <w:numId w:val="0"/>
        </w:numPr>
        <w:ind w:firstLine="266"/>
        <w:jc w:val="both"/>
        <w:spacing w:after="120"/>
        <w:rPr>
          <w:rFonts w:ascii="Arial" w:hAnsi="Arial"/>
          <w:sz w:val="24"/>
          <w:lang w:val="en-US"/>
        </w:rPr>
      </w:pPr>
      <w:r>
        <w:rPr>
          <w:rFonts w:ascii="Arial" w:hAnsi="Arial"/>
          <w:sz w:val="24"/>
          <w:lang w:val="en-US"/>
        </w:rPr>
        <w:t xml:space="preserve">Account authentication Module:</w:t>
      </w:r>
      <w:r>
        <w:rPr>
          <w:rFonts w:ascii="Arial" w:hAnsi="Arial"/>
          <w:sz w:val="24"/>
          <w:lang w:val="en-US"/>
        </w:rPr>
      </w:r>
      <w:r/>
    </w:p>
    <w:p>
      <w:pPr>
        <w:pStyle w:val="928"/>
        <w:numPr>
          <w:ilvl w:val="0"/>
          <w:numId w:val="0"/>
        </w:numPr>
        <w:ind w:firstLine="266"/>
        <w:jc w:val="both"/>
        <w:spacing w:after="120"/>
        <w:rPr>
          <w:rFonts w:ascii="Arial" w:hAnsi="Arial"/>
          <w:b w:val="0"/>
          <w:bCs/>
          <w:sz w:val="22"/>
          <w:szCs w:val="22"/>
          <w:lang w:val="en-US"/>
        </w:rPr>
      </w:pPr>
      <w:r>
        <w:rPr>
          <w:rFonts w:ascii="Arial" w:hAnsi="Arial"/>
          <w:b w:val="0"/>
          <w:bCs/>
          <w:sz w:val="22"/>
          <w:szCs w:val="22"/>
          <w:lang w:val="en-US"/>
        </w:rPr>
        <w:t xml:space="preserve">This module consist on </w:t>
      </w:r>
      <w:r>
        <w:rPr>
          <w:rFonts w:ascii="Arial" w:hAnsi="Arial"/>
          <w:b w:val="0"/>
          <w:bCs/>
          <w:sz w:val="22"/>
          <w:szCs w:val="22"/>
          <w:lang w:val="en-US"/>
        </w:rPr>
      </w:r>
      <w:r/>
    </w:p>
    <w:p>
      <w:pPr>
        <w:pStyle w:val="928"/>
        <w:numPr>
          <w:ilvl w:val="0"/>
          <w:numId w:val="0"/>
        </w:numPr>
        <w:ind w:firstLine="266"/>
        <w:jc w:val="both"/>
        <w:spacing w:after="120"/>
        <w:rPr>
          <w:rFonts w:ascii="Arial" w:hAnsi="Arial"/>
          <w:sz w:val="21"/>
          <w:szCs w:val="21"/>
          <w:lang w:val="en-US"/>
        </w:rPr>
      </w:pPr>
      <w:r>
        <w:rPr>
          <w:rFonts w:ascii="Arial" w:hAnsi="Arial"/>
          <w:sz w:val="21"/>
          <w:szCs w:val="21"/>
          <w:lang w:val="en-US"/>
        </w:rPr>
        <w:t xml:space="preserve">User / Interior Designer Registration</w:t>
      </w:r>
      <w:r>
        <w:rPr>
          <w:rFonts w:ascii="Arial" w:hAnsi="Arial"/>
          <w:sz w:val="21"/>
          <w:szCs w:val="21"/>
          <w:lang w:val="en-US"/>
        </w:rPr>
      </w:r>
      <w:r/>
    </w:p>
    <w:p>
      <w:pPr>
        <w:pStyle w:val="928"/>
        <w:numPr>
          <w:ilvl w:val="0"/>
          <w:numId w:val="0"/>
        </w:numPr>
        <w:ind w:firstLine="266"/>
        <w:jc w:val="both"/>
        <w:spacing w:after="120"/>
        <w:rPr>
          <w:rFonts w:ascii="Arial" w:hAnsi="Arial"/>
          <w:b w:val="0"/>
          <w:bCs/>
          <w:sz w:val="20"/>
          <w:szCs w:val="20"/>
          <w:lang w:val="en-US"/>
        </w:rPr>
      </w:pPr>
      <w:r>
        <w:rPr>
          <w:rFonts w:ascii="Arial" w:hAnsi="Arial"/>
          <w:b w:val="0"/>
          <w:bCs/>
          <w:sz w:val="20"/>
          <w:szCs w:val="20"/>
          <w:lang w:val="en-US"/>
        </w:rPr>
        <w:t xml:space="preserve">User will put its info related to registration information such as email and password</w:t>
      </w:r>
      <w:r>
        <w:rPr>
          <w:rFonts w:ascii="Arial" w:hAnsi="Arial"/>
          <w:b w:val="0"/>
          <w:bCs/>
          <w:sz w:val="20"/>
          <w:szCs w:val="20"/>
          <w:lang w:val="en-US"/>
        </w:rPr>
      </w:r>
      <w:r/>
    </w:p>
    <w:p>
      <w:pPr>
        <w:pStyle w:val="928"/>
        <w:numPr>
          <w:ilvl w:val="0"/>
          <w:numId w:val="0"/>
        </w:numPr>
        <w:ind w:firstLine="266"/>
        <w:jc w:val="both"/>
        <w:spacing w:after="120"/>
        <w:rPr>
          <w:rFonts w:ascii="Arial" w:hAnsi="Arial"/>
          <w:sz w:val="21"/>
          <w:szCs w:val="21"/>
          <w:lang w:val="en-US"/>
        </w:rPr>
      </w:pPr>
      <w:r>
        <w:rPr>
          <w:rFonts w:ascii="Arial" w:hAnsi="Arial"/>
          <w:sz w:val="21"/>
          <w:szCs w:val="21"/>
          <w:lang w:val="en-US"/>
        </w:rPr>
        <w:t xml:space="preserve">Login:</w:t>
      </w:r>
      <w:r>
        <w:rPr>
          <w:rFonts w:ascii="Arial" w:hAnsi="Arial"/>
          <w:sz w:val="21"/>
          <w:szCs w:val="21"/>
          <w:lang w:val="en-US"/>
        </w:rPr>
      </w:r>
      <w:r/>
    </w:p>
    <w:p>
      <w:pPr>
        <w:pStyle w:val="928"/>
        <w:numPr>
          <w:ilvl w:val="0"/>
          <w:numId w:val="0"/>
        </w:numPr>
        <w:ind w:firstLine="266"/>
        <w:jc w:val="both"/>
        <w:spacing w:after="120"/>
        <w:rPr>
          <w:rFonts w:ascii="Arial" w:hAnsi="Arial"/>
          <w:b w:val="0"/>
          <w:bCs/>
          <w:sz w:val="20"/>
          <w:szCs w:val="20"/>
          <w:lang w:val="en-US"/>
        </w:rPr>
      </w:pPr>
      <w:r>
        <w:rPr>
          <w:rFonts w:ascii="Arial" w:hAnsi="Arial"/>
          <w:b w:val="0"/>
          <w:bCs/>
          <w:sz w:val="20"/>
          <w:szCs w:val="20"/>
          <w:lang w:val="en-US"/>
        </w:rPr>
        <w:t xml:space="preserve">User will match his credential in this module </w:t>
      </w:r>
      <w:r>
        <w:rPr>
          <w:rFonts w:ascii="Arial" w:hAnsi="Arial"/>
          <w:b w:val="0"/>
          <w:bCs/>
          <w:sz w:val="20"/>
          <w:szCs w:val="20"/>
          <w:lang w:val="en-US"/>
        </w:rPr>
      </w:r>
      <w:r/>
    </w:p>
    <w:p>
      <w:pPr>
        <w:pStyle w:val="928"/>
        <w:numPr>
          <w:ilvl w:val="0"/>
          <w:numId w:val="0"/>
        </w:numPr>
        <w:ind w:firstLine="266"/>
        <w:jc w:val="both"/>
        <w:spacing w:after="120"/>
        <w:rPr>
          <w:rFonts w:ascii="Arial" w:hAnsi="Arial"/>
          <w:sz w:val="24"/>
          <w:lang w:val="en-US"/>
        </w:rPr>
      </w:pPr>
      <w:r>
        <w:rPr>
          <w:rFonts w:ascii="Arial" w:hAnsi="Arial"/>
          <w:sz w:val="24"/>
          <w:lang w:val="en-US"/>
        </w:rPr>
        <w:t xml:space="preserve">Requirement Form Module:</w:t>
      </w:r>
      <w:r>
        <w:rPr>
          <w:rFonts w:ascii="Arial" w:hAnsi="Arial"/>
          <w:sz w:val="24"/>
          <w:lang w:val="en-US"/>
        </w:rPr>
      </w:r>
      <w:r/>
    </w:p>
    <w:p>
      <w:pPr>
        <w:pStyle w:val="928"/>
        <w:numPr>
          <w:ilvl w:val="0"/>
          <w:numId w:val="0"/>
        </w:numPr>
        <w:ind w:firstLine="266"/>
        <w:jc w:val="both"/>
        <w:spacing w:after="120"/>
        <w:rPr>
          <w:rFonts w:ascii="Arial" w:hAnsi="Arial"/>
          <w:b w:val="0"/>
          <w:bCs/>
          <w:sz w:val="21"/>
          <w:szCs w:val="21"/>
          <w:lang w:val="en-US"/>
        </w:rPr>
      </w:pPr>
      <w:r>
        <w:rPr>
          <w:rFonts w:ascii="Arial" w:hAnsi="Arial"/>
          <w:b w:val="0"/>
          <w:bCs/>
          <w:sz w:val="21"/>
          <w:szCs w:val="21"/>
          <w:lang w:val="en-US"/>
        </w:rPr>
        <w:t xml:space="preserve">This module consist on </w:t>
      </w:r>
      <w:r>
        <w:rPr>
          <w:rFonts w:ascii="Arial" w:hAnsi="Arial"/>
          <w:b w:val="0"/>
          <w:bCs/>
          <w:sz w:val="21"/>
          <w:szCs w:val="21"/>
          <w:lang w:val="en-US"/>
        </w:rPr>
      </w:r>
      <w:r/>
    </w:p>
    <w:p>
      <w:pPr>
        <w:pStyle w:val="928"/>
        <w:numPr>
          <w:ilvl w:val="0"/>
          <w:numId w:val="0"/>
        </w:numPr>
        <w:ind w:firstLine="266"/>
        <w:jc w:val="both"/>
        <w:spacing w:after="120"/>
        <w:rPr>
          <w:rFonts w:ascii="Arial" w:hAnsi="Arial"/>
          <w:b/>
          <w:bCs w:val="0"/>
          <w:sz w:val="22"/>
          <w:szCs w:val="22"/>
          <w:lang w:val="en-US"/>
        </w:rPr>
      </w:pPr>
      <w:r>
        <w:rPr>
          <w:rFonts w:ascii="Arial" w:hAnsi="Arial"/>
          <w:b/>
          <w:bCs w:val="0"/>
          <w:sz w:val="22"/>
          <w:szCs w:val="22"/>
          <w:lang w:val="en-US"/>
        </w:rPr>
        <w:t xml:space="preserve">Enter Details:</w:t>
      </w:r>
      <w:r>
        <w:rPr>
          <w:rFonts w:ascii="Arial" w:hAnsi="Arial"/>
          <w:b/>
          <w:bCs w:val="0"/>
          <w:sz w:val="22"/>
          <w:szCs w:val="22"/>
          <w:lang w:val="en-US"/>
        </w:rPr>
      </w:r>
      <w:r/>
    </w:p>
    <w:p>
      <w:pPr>
        <w:pStyle w:val="928"/>
        <w:numPr>
          <w:ilvl w:val="0"/>
          <w:numId w:val="0"/>
        </w:numPr>
        <w:ind w:firstLine="266"/>
        <w:jc w:val="both"/>
        <w:spacing w:after="120"/>
        <w:rPr>
          <w:rFonts w:ascii="Arial" w:hAnsi="Arial"/>
          <w:b/>
          <w:bCs w:val="0"/>
          <w:sz w:val="22"/>
          <w:szCs w:val="22"/>
          <w:lang w:val="en-US"/>
        </w:rPr>
      </w:pPr>
      <w:r>
        <w:rPr>
          <w:rFonts w:ascii="Arial" w:hAnsi="Arial"/>
          <w:b w:val="0"/>
          <w:bCs/>
          <w:sz w:val="21"/>
          <w:szCs w:val="21"/>
          <w:lang w:val="en-US"/>
        </w:rPr>
        <w:t xml:space="preserve">This module will get info form user in the from of requirements</w:t>
      </w:r>
      <w:r>
        <w:rPr>
          <w:rFonts w:ascii="Arial" w:hAnsi="Arial"/>
          <w:b/>
          <w:bCs w:val="0"/>
          <w:sz w:val="22"/>
          <w:szCs w:val="22"/>
          <w:lang w:val="en-US"/>
        </w:rPr>
      </w:r>
      <w:r/>
    </w:p>
    <w:p>
      <w:pPr>
        <w:pStyle w:val="928"/>
        <w:numPr>
          <w:ilvl w:val="0"/>
          <w:numId w:val="0"/>
        </w:numPr>
        <w:ind w:firstLine="266"/>
        <w:jc w:val="both"/>
        <w:spacing w:after="120"/>
        <w:rPr>
          <w:rFonts w:ascii="Arial" w:hAnsi="Arial"/>
          <w:b/>
          <w:bCs w:val="0"/>
          <w:sz w:val="22"/>
          <w:szCs w:val="22"/>
          <w:lang w:val="en-US"/>
        </w:rPr>
      </w:pPr>
      <w:r>
        <w:rPr>
          <w:rFonts w:ascii="Arial" w:hAnsi="Arial"/>
          <w:b/>
          <w:bCs w:val="0"/>
          <w:sz w:val="22"/>
          <w:szCs w:val="22"/>
          <w:lang w:val="en-US"/>
        </w:rPr>
        <w:t xml:space="preserve">View Recommendation:</w:t>
      </w:r>
      <w:r/>
    </w:p>
    <w:p>
      <w:pPr>
        <w:pStyle w:val="928"/>
        <w:numPr>
          <w:ilvl w:val="0"/>
          <w:numId w:val="0"/>
        </w:numPr>
        <w:ind w:firstLine="266"/>
        <w:jc w:val="both"/>
        <w:spacing w:after="120"/>
        <w:rPr>
          <w:sz w:val="20"/>
          <w:szCs w:val="22"/>
          <w:highlight w:val="none"/>
        </w:rPr>
      </w:pPr>
      <w:r>
        <w:rPr>
          <w:rFonts w:ascii="Arial" w:hAnsi="Arial"/>
          <w:b/>
          <w:bCs w:val="0"/>
          <w:sz w:val="22"/>
          <w:szCs w:val="22"/>
          <w:lang w:val="en-US"/>
        </w:rPr>
      </w:r>
      <w:r>
        <w:rPr>
          <w:rFonts w:ascii="Arial" w:hAnsi="Arial"/>
          <w:b w:val="0"/>
          <w:bCs/>
          <w:sz w:val="21"/>
          <w:szCs w:val="21"/>
          <w:lang w:val="en-US"/>
        </w:rPr>
        <w:t xml:space="preserve">User will get recommendation from system int e form of requirements.</w:t>
      </w:r>
      <w:r>
        <w:rPr>
          <w:sz w:val="20"/>
        </w:rPr>
      </w:r>
      <w:r/>
    </w:p>
    <w:p>
      <w:pPr>
        <w:pStyle w:val="928"/>
        <w:numPr>
          <w:ilvl w:val="0"/>
          <w:numId w:val="0"/>
        </w:numPr>
        <w:ind w:firstLine="266"/>
        <w:jc w:val="both"/>
        <w:spacing w:after="120"/>
        <w:rPr>
          <w:sz w:val="20"/>
          <w:szCs w:val="22"/>
        </w:rPr>
      </w:pPr>
      <w:r>
        <w:rPr>
          <w:sz w:val="20"/>
          <w:highlight w:val="none"/>
        </w:rPr>
      </w:r>
      <w:r>
        <w:rPr>
          <w:sz w:val="20"/>
          <w:highlight w:val="none"/>
        </w:rPr>
      </w:r>
      <w:r/>
    </w:p>
    <w:p>
      <w:pPr>
        <w:pStyle w:val="928"/>
        <w:numPr>
          <w:ilvl w:val="0"/>
          <w:numId w:val="0"/>
        </w:numPr>
        <w:ind w:firstLine="266"/>
        <w:jc w:val="center"/>
        <w:spacing w:after="120"/>
        <w:rPr>
          <w:rFonts w:ascii="Arial" w:hAnsi="Arial"/>
          <w:b/>
          <w:sz w:val="22"/>
          <w:szCs w:val="22"/>
          <w:lang w:val="en-US"/>
        </w:rPr>
      </w:pPr>
      <w:r>
        <w:rPr>
          <w:sz w:val="20"/>
        </w:rPr>
        <mc:AlternateContent>
          <mc:Choice Requires="wpg">
            <w:drawing>
              <wp:inline xmlns:wp="http://schemas.openxmlformats.org/drawingml/2006/wordprocessingDrawing" distT="0" distB="0" distL="0" distR="0">
                <wp:extent cx="5170780" cy="4791012"/>
                <wp:effectExtent l="0" t="0" r="0" b="0"/>
                <wp:docPr id="5" name="" hidden="0"/>
                <wp:cNvGraphicFramePr/>
                <a:graphic xmlns:a="http://schemas.openxmlformats.org/drawingml/2006/main">
                  <a:graphicData uri="http://schemas.openxmlformats.org/drawingml/2006/picture">
                    <pic:pic xmlns:pic="http://schemas.openxmlformats.org/drawingml/2006/picture">
                      <pic:nvPicPr>
                        <pic:cNvPr id="135980309" name="" hidden="0"/>
                        <pic:cNvPicPr/>
                        <pic:nvPr isPhoto="0" userDrawn="0"/>
                      </pic:nvPicPr>
                      <pic:blipFill>
                        <a:blip r:embed="rId15"/>
                        <a:stretch/>
                      </pic:blipFill>
                      <pic:spPr bwMode="auto">
                        <a:xfrm>
                          <a:off x="0" y="0"/>
                          <a:ext cx="5170779" cy="479101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7.1pt;height:377.2pt;" stroked="f">
                <v:path textboxrect="0,0,0,0"/>
                <v:imagedata r:id="rId15" o:title=""/>
              </v:shape>
            </w:pict>
          </mc:Fallback>
        </mc:AlternateContent>
      </w:r>
      <w:r>
        <w:rPr>
          <w:sz w:val="20"/>
        </w:rPr>
      </w:r>
      <w:r/>
    </w:p>
    <w:p>
      <w:pPr>
        <w:pStyle w:val="886"/>
        <w:tabs>
          <w:tab w:val="left" w:pos="360" w:leader="none"/>
        </w:tabs>
      </w:pPr>
      <w:r>
        <w:t xml:space="preserve">11.</w:t>
      </w:r>
      <w:bookmarkStart w:id="90" w:name="_Toc17004926"/>
      <w:r/>
      <w:bookmarkStart w:id="91" w:name="_Toc55118868"/>
      <w:r>
        <w:t xml:space="preserve">Design Strategie</w:t>
      </w:r>
      <w:bookmarkEnd w:id="90"/>
      <w:r/>
      <w:bookmarkEnd w:id="91"/>
      <w:r>
        <w:rPr>
          <w:lang w:val="en-US"/>
        </w:rPr>
        <w:t xml:space="preserve">s</w:t>
      </w:r>
      <w:r/>
    </w:p>
    <w:p>
      <w:pPr>
        <w:pStyle w:val="885"/>
        <w:rPr>
          <w:highlight w:val="none"/>
          <w:lang w:val="en-US"/>
        </w:rPr>
      </w:pPr>
      <w:r>
        <w:rPr>
          <w:lang w:val="en-US"/>
        </w:rPr>
        <w:t xml:space="preserve">        Our application consist on tracking user behavior and queries</w:t>
      </w:r>
      <w:r>
        <w:rPr>
          <w:lang w:val="en-US"/>
        </w:rPr>
      </w:r>
      <w:r/>
    </w:p>
    <w:p>
      <w:pPr>
        <w:rPr>
          <w:lang w:val="en-US"/>
        </w:rPr>
      </w:pPr>
      <w:r>
        <w:rPr>
          <w:highlight w:val="none"/>
          <w:lang w:val="en-US"/>
        </w:rPr>
      </w:r>
      <w:r>
        <w:rPr>
          <w:highlight w:val="none"/>
          <w:lang w:val="en-US"/>
        </w:rPr>
      </w:r>
      <w:r/>
    </w:p>
    <w:p>
      <w:pPr>
        <w:pStyle w:val="885"/>
        <w:jc w:val="both"/>
        <w:rPr>
          <w:rFonts w:ascii="TimesNewRomanPSMT" w:hAnsi="TimesNewRomanPSMT"/>
          <w:sz w:val="22"/>
          <w:szCs w:val="22"/>
          <w:lang w:val="en-US"/>
        </w:rPr>
      </w:pPr>
      <w:r>
        <w:rPr>
          <w:rFonts w:ascii="TimesNewRomanPSMT" w:hAnsi="TimesNewRomanPSMT"/>
          <w:sz w:val="22"/>
          <w:szCs w:val="22"/>
          <w:lang w:val="en-US"/>
        </w:rPr>
        <w:t xml:space="preserve">                            </w:t>
      </w:r>
      <w:r>
        <w:rPr>
          <w:rFonts w:ascii="TimesNewRomanPSMT" w:hAnsi="TimesNewRomanPSMT"/>
          <w:sz w:val="22"/>
          <w:szCs w:val="22"/>
          <w:lang w:val="en-US"/>
        </w:rPr>
        <mc:AlternateContent>
          <mc:Choice Requires="wpg">
            <w:drawing>
              <wp:inline xmlns:wp="http://schemas.openxmlformats.org/drawingml/2006/wordprocessingDrawing" distT="0" distB="0" distL="0" distR="0">
                <wp:extent cx="4809554" cy="2698788"/>
                <wp:effectExtent l="0" t="0" r="0" b="0"/>
                <wp:docPr id="6"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16"/>
                        <a:stretch/>
                      </pic:blipFill>
                      <pic:spPr bwMode="auto">
                        <a:xfrm>
                          <a:off x="0" y="0"/>
                          <a:ext cx="4809554" cy="269878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8.7pt;height:212.5pt;" stroked="f">
                <v:path textboxrect="0,0,0,0"/>
                <v:imagedata r:id="rId16" o:title=""/>
              </v:shape>
            </w:pict>
          </mc:Fallback>
        </mc:AlternateContent>
      </w:r>
      <w:r>
        <w:rPr>
          <w:rFonts w:ascii="TimesNewRomanPSMT" w:hAnsi="TimesNewRomanPSMT"/>
          <w:sz w:val="22"/>
          <w:szCs w:val="22"/>
          <w:lang w:val="en-US"/>
        </w:rPr>
      </w:r>
      <w:r/>
    </w:p>
    <w:p>
      <w:pPr>
        <w:pStyle w:val="928"/>
        <w:ind w:left="360" w:firstLine="0"/>
        <w:jc w:val="both"/>
        <w:spacing w:after="120"/>
        <w:tabs>
          <w:tab w:val="left" w:pos="390" w:leader="none"/>
        </w:tabs>
      </w:pPr>
      <w:r>
        <w:t xml:space="preserve">11.2 </w:t>
      </w:r>
      <w:bookmarkStart w:id="92" w:name="_Toc55118869"/>
      <w:r/>
      <w:bookmarkStart w:id="93" w:name="_Toc17004927"/>
      <w:r>
        <w:rPr>
          <w:rFonts w:ascii="Arial" w:hAnsi="Arial"/>
          <w:sz w:val="24"/>
        </w:rPr>
        <w:t xml:space="preserve">Strategy</w:t>
      </w:r>
      <w:r>
        <w:t xml:space="preserve"> 1…n</w:t>
      </w:r>
      <w:bookmarkEnd w:id="92"/>
      <w:r/>
      <w:bookmarkEnd w:id="93"/>
      <w:r/>
      <w:r/>
    </w:p>
    <w:p>
      <w:pPr>
        <w:pStyle w:val="900"/>
        <w:ind w:left="0" w:right="0" w:firstLine="2126"/>
        <w:jc w:val="both"/>
        <w:rPr>
          <w:rFonts w:ascii="Arial" w:hAnsi="Arial" w:cs="Arial" w:eastAsia="Arial"/>
          <w:i w:val="0"/>
          <w:sz w:val="22"/>
        </w:rPr>
      </w:pPr>
      <w:r>
        <w:rPr>
          <w:rFonts w:ascii="Arial" w:hAnsi="Arial" w:cs="Arial" w:eastAsia="Arial"/>
          <w:i w:val="0"/>
          <w:sz w:val="22"/>
          <w:lang w:val="en-US"/>
        </w:rPr>
        <w:t xml:space="preserve">The d</w:t>
      </w:r>
      <w:r>
        <w:rPr>
          <w:rFonts w:ascii="Arial" w:hAnsi="Arial" w:cs="Arial" w:eastAsia="Arial"/>
          <w:i w:val="0"/>
          <w:sz w:val="22"/>
          <w:lang w:val="en-US"/>
        </w:rPr>
        <w:t xml:space="preserve">esigning Stratgy will be based on recommendation in which system will tract the user behavior queries to configure the user taste and desire and after that that data will goes to database through which design will be filtered according to attributes given.</w:t>
      </w:r>
      <w:r>
        <w:rPr>
          <w:rFonts w:ascii="Arial" w:hAnsi="Arial" w:cs="Arial" w:eastAsia="Arial"/>
          <w:i w:val="0"/>
          <w:sz w:val="28"/>
        </w:rPr>
      </w:r>
      <w:r/>
    </w:p>
    <w:p>
      <w:pPr>
        <w:pStyle w:val="900"/>
        <w:ind w:left="0" w:right="0" w:firstLine="2126"/>
        <w:jc w:val="both"/>
        <w:rPr>
          <w:rFonts w:ascii="Arial" w:hAnsi="Arial" w:cs="Arial" w:eastAsia="Arial"/>
          <w:i w:val="0"/>
          <w:sz w:val="22"/>
        </w:rPr>
      </w:pPr>
      <w:r>
        <w:rPr>
          <w:rFonts w:ascii="Arial" w:hAnsi="Arial" w:cs="Arial" w:eastAsia="Arial"/>
          <w:i w:val="0"/>
          <w:sz w:val="22"/>
        </w:rPr>
      </w:r>
      <w:r>
        <w:rPr>
          <w:rFonts w:ascii="Arial" w:hAnsi="Arial" w:cs="Arial" w:eastAsia="Arial"/>
          <w:i w:val="0"/>
          <w:sz w:val="28"/>
        </w:rPr>
      </w:r>
      <w:r/>
    </w:p>
    <w:p>
      <w:pPr>
        <w:pStyle w:val="886"/>
        <w:tabs>
          <w:tab w:val="left" w:pos="360" w:leader="none"/>
        </w:tabs>
        <w:rPr>
          <w:lang w:val="en-US"/>
        </w:rPr>
      </w:pPr>
      <w:r>
        <w:t xml:space="preserve">12. </w:t>
      </w:r>
      <w:bookmarkStart w:id="94" w:name="_Toc55118870"/>
      <w:r>
        <w:t xml:space="preserve">Detailed System Design</w:t>
      </w:r>
      <w:bookmarkEnd w:id="94"/>
      <w:r>
        <w:rPr>
          <w:lang w:val="en-US"/>
        </w:rPr>
      </w:r>
      <w:r/>
    </w:p>
    <w:p>
      <w:pPr>
        <w:pStyle w:val="885"/>
        <w:ind w:firstLine="562"/>
        <w:rPr>
          <w:rFonts w:ascii="Arial" w:hAnsi="Arial"/>
          <w:b/>
          <w:bCs/>
          <w:sz w:val="28"/>
          <w:szCs w:val="28"/>
          <w:highlight w:val="none"/>
          <w:lang w:val="en-US"/>
        </w:rPr>
      </w:pPr>
      <w:r>
        <w:rPr>
          <w:rFonts w:ascii="Arial" w:hAnsi="Arial"/>
          <w:b/>
          <w:bCs/>
          <w:sz w:val="28"/>
          <w:szCs w:val="28"/>
          <w:lang w:val="en-US"/>
        </w:rPr>
        <w:t xml:space="preserve">12 .1 Class Diagram</w:t>
      </w:r>
      <w:r>
        <w:rPr>
          <w:lang w:val="en-US"/>
        </w:rPr>
      </w:r>
      <w:r/>
    </w:p>
    <w:p>
      <w:pPr>
        <w:ind w:firstLine="562"/>
        <w:rPr>
          <w:rFonts w:ascii="Arial" w:hAnsi="Arial"/>
          <w:b/>
          <w:sz w:val="28"/>
          <w:szCs w:val="28"/>
          <w:lang w:val="en-US"/>
        </w:rPr>
      </w:pPr>
      <w:r>
        <w:rPr>
          <w:rFonts w:ascii="Arial" w:hAnsi="Arial"/>
          <w:b/>
          <w:bCs/>
          <w:sz w:val="28"/>
          <w:szCs w:val="28"/>
          <w:highlight w:val="none"/>
          <w:lang w:val="en-US"/>
        </w:rPr>
      </w:r>
      <w:r>
        <w:rPr>
          <w:rFonts w:ascii="Arial" w:hAnsi="Arial"/>
          <w:b/>
          <w:bCs/>
          <w:sz w:val="28"/>
          <w:szCs w:val="28"/>
          <w:highlight w:val="none"/>
          <w:lang w:val="en-US"/>
        </w:rPr>
      </w:r>
      <w:r/>
    </w:p>
    <w:p>
      <w:pPr>
        <w:pStyle w:val="885"/>
        <w:jc w:val="center"/>
        <w:rPr>
          <w:lang w:val="en-US"/>
        </w:rPr>
      </w:pPr>
      <w:r>
        <w:rPr>
          <w:lang w:val="en-US"/>
        </w:rPr>
        <mc:AlternateContent>
          <mc:Choice Requires="wpg">
            <w:drawing>
              <wp:inline xmlns:wp="http://schemas.openxmlformats.org/drawingml/2006/wordprocessingDrawing" distT="0" distB="0" distL="0" distR="0">
                <wp:extent cx="5938317" cy="6702908"/>
                <wp:effectExtent l="0" t="0" r="0" b="0"/>
                <wp:docPr id="7"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17"/>
                        <a:stretch/>
                      </pic:blipFill>
                      <pic:spPr bwMode="auto">
                        <a:xfrm>
                          <a:off x="0" y="0"/>
                          <a:ext cx="5938317" cy="670290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6pt;height:527.8pt;" stroked="f">
                <v:path textboxrect="0,0,0,0"/>
                <v:imagedata r:id="rId17" o:title=""/>
              </v:shape>
            </w:pict>
          </mc:Fallback>
        </mc:AlternateContent>
      </w:r>
      <w:r>
        <w:rPr>
          <w:lang w:val="en-US"/>
        </w:rPr>
      </w:r>
      <w:r/>
    </w:p>
    <w:p>
      <w:pPr>
        <w:pStyle w:val="885"/>
        <w:ind w:left="0" w:hanging="2"/>
        <w:jc w:val="both"/>
        <w:spacing w:line="240" w:lineRule="auto"/>
        <w:rPr>
          <w:rFonts w:ascii="Arial" w:hAnsi="Arial" w:eastAsia="Arial"/>
          <w:color w:val="000000"/>
          <w:u w:val="single"/>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color w:val="000000"/>
          <w:u w:val="single"/>
        </w:rPr>
        <w:t xml:space="preserve">User Class</w:t>
      </w:r>
      <w:r>
        <w:rPr>
          <w:rFonts w:ascii="Arial" w:hAnsi="Arial" w:eastAsia="Arial"/>
          <w:color w:val="000000"/>
          <w:u w:val="single"/>
        </w:rPr>
      </w:r>
      <w:r/>
    </w:p>
    <w:p>
      <w:pPr>
        <w:pStyle w:val="885"/>
        <w:ind w:left="-2" w:firstLine="0"/>
        <w:jc w:val="both"/>
        <w:spacing w:line="240" w:lineRule="auto"/>
        <w:rPr>
          <w:rFonts w:ascii="Arial" w:hAnsi="Arial" w:eastAsia="Arial"/>
          <w:color w:val="000000"/>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ID: this is the unique identifier of each user</w:t>
      </w:r>
      <w:r>
        <w:rPr>
          <w:rFonts w:ascii="Arial" w:hAnsi="Arial" w:eastAsia="Arial"/>
          <w:color w:val="000000"/>
        </w:rPr>
      </w:r>
      <w:r/>
    </w:p>
    <w:p>
      <w:pPr>
        <w:pStyle w:val="885"/>
        <w:ind w:left="-2" w:firstLine="0"/>
        <w:jc w:val="both"/>
        <w:spacing w:line="240" w:lineRule="auto"/>
        <w:rPr>
          <w:rFonts w:ascii="Arial" w:hAnsi="Arial" w:eastAsia="Arial"/>
          <w:color w:val="000000"/>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Name: the name of the user</w:t>
      </w:r>
      <w:r>
        <w:rPr>
          <w:rFonts w:ascii="Arial" w:hAnsi="Arial" w:eastAsia="Arial"/>
          <w:color w:val="000000"/>
        </w:rPr>
      </w:r>
      <w:r/>
    </w:p>
    <w:p>
      <w:pPr>
        <w:pStyle w:val="885"/>
        <w:ind w:left="-2" w:firstLine="0"/>
        <w:jc w:val="both"/>
        <w:spacing w:line="240" w:lineRule="auto"/>
        <w:rPr>
          <w:rFonts w:ascii="Arial" w:hAnsi="Arial" w:eastAsia="Arial"/>
          <w:color w:val="000000"/>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Password: the password of the user</w:t>
      </w:r>
      <w:r>
        <w:rPr>
          <w:rFonts w:ascii="Arial" w:hAnsi="Arial" w:eastAsia="Arial"/>
          <w:color w:val="000000"/>
        </w:rPr>
      </w:r>
      <w:r/>
    </w:p>
    <w:p>
      <w:pPr>
        <w:pStyle w:val="885"/>
        <w:ind w:left="-2" w:firstLine="0"/>
        <w:jc w:val="both"/>
        <w:spacing w:line="240" w:lineRule="auto"/>
        <w:rPr>
          <w:rFonts w:ascii="Arial" w:hAnsi="Arial" w:eastAsia="Arial"/>
          <w:color w:val="000000"/>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Email: the email id of the user</w:t>
      </w:r>
      <w:r>
        <w:rPr>
          <w:rFonts w:ascii="Arial" w:hAnsi="Arial" w:eastAsia="Arial"/>
          <w:color w:val="000000"/>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Contact no : this is the phone no of user</w:t>
      </w:r>
      <w:r>
        <w:rPr>
          <w:rFonts w:ascii="Arial" w:hAnsi="Arial" w:eastAsia="Arial"/>
          <w:color w:val="000000"/>
          <w:lang w:val="en-US"/>
        </w:rPr>
      </w:r>
      <w:r/>
    </w:p>
    <w:p>
      <w:pPr>
        <w:pStyle w:val="885"/>
        <w:jc w:val="both"/>
        <w:spacing w:line="240" w:lineRule="auto"/>
        <w:rPr>
          <w:rFonts w:ascii="Arial" w:hAnsi="Arial" w:eastAsia="Arial"/>
          <w:b/>
          <w:color w:val="000000"/>
          <w:u w:val="single"/>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color w:val="000000"/>
          <w:u w:val="single"/>
          <w:lang w:val="en-US"/>
        </w:rPr>
      </w:r>
      <w:r/>
    </w:p>
    <w:p>
      <w:pPr>
        <w:pStyle w:val="885"/>
        <w:jc w:val="both"/>
        <w:spacing w:line="240" w:lineRule="auto"/>
        <w:rPr>
          <w:rFonts w:ascii="Arial" w:hAnsi="Arial" w:eastAsia="Arial"/>
          <w:color w:val="000000"/>
          <w:u w:val="single"/>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color w:val="000000"/>
          <w:u w:val="single"/>
          <w:lang w:val="en-US"/>
        </w:rPr>
        <w:t xml:space="preserve">Interior Designer</w:t>
      </w:r>
      <w:r>
        <w:rPr>
          <w:rFonts w:ascii="Arial" w:hAnsi="Arial" w:eastAsia="Arial"/>
          <w:b/>
          <w:color w:val="000000"/>
          <w:u w:val="single"/>
        </w:rPr>
        <w:t xml:space="preserve"> Class</w:t>
      </w:r>
      <w:r>
        <w:rPr>
          <w:rFonts w:ascii="Arial" w:hAnsi="Arial" w:eastAsia="Arial"/>
          <w:color w:val="000000"/>
          <w:u w:val="single"/>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ID: this is the unique identifier of </w:t>
      </w:r>
      <w:r>
        <w:rPr>
          <w:rFonts w:ascii="Arial" w:hAnsi="Arial" w:eastAsia="Arial"/>
          <w:color w:val="000000"/>
          <w:lang w:val="en-US"/>
        </w:rPr>
        <w:t xml:space="preserve">Interior Designer</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Name: the name of the  </w:t>
      </w:r>
      <w:r>
        <w:rPr>
          <w:rFonts w:ascii="Arial" w:hAnsi="Arial" w:eastAsia="Arial"/>
          <w:color w:val="000000"/>
          <w:lang w:val="en-US"/>
        </w:rPr>
        <w:t xml:space="preserve">Interior Designer</w:t>
      </w:r>
      <w:r>
        <w:rPr>
          <w:rFonts w:ascii="Arial" w:hAnsi="Arial" w:eastAsia="Arial"/>
          <w:color w:val="000000"/>
          <w:lang w:val="en-US"/>
        </w:rPr>
      </w:r>
      <w:r/>
    </w:p>
    <w:p>
      <w:pPr>
        <w:pStyle w:val="885"/>
        <w:ind w:left="-2" w:firstLine="0"/>
        <w:jc w:val="both"/>
        <w:spacing w:line="240" w:lineRule="auto"/>
        <w:rPr>
          <w:rFonts w:ascii="Arial" w:hAnsi="Arial" w:eastAsia="Arial"/>
          <w:color w:val="000000"/>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Password: the password of the </w:t>
      </w:r>
      <w:r>
        <w:rPr>
          <w:rFonts w:ascii="Arial" w:hAnsi="Arial" w:eastAsia="Arial"/>
          <w:color w:val="000000"/>
          <w:lang w:val="en-US"/>
        </w:rPr>
        <w:t xml:space="preserve">Interior Designer</w:t>
      </w:r>
      <w:r>
        <w:rPr>
          <w:rFonts w:ascii="Arial" w:hAnsi="Arial" w:eastAsia="Arial"/>
          <w:color w:val="000000"/>
        </w:rPr>
      </w:r>
      <w:r/>
    </w:p>
    <w:p>
      <w:pPr>
        <w:pStyle w:val="885"/>
        <w:ind w:left="-2" w:firstLine="0"/>
        <w:jc w:val="both"/>
        <w:spacing w:line="240" w:lineRule="auto"/>
        <w:rPr>
          <w:rFonts w:ascii="Arial" w:hAnsi="Arial" w:eastAsia="Arial"/>
          <w:color w:val="000000"/>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Email: the email id of the  </w:t>
      </w:r>
      <w:r>
        <w:rPr>
          <w:rFonts w:ascii="Arial" w:hAnsi="Arial" w:eastAsia="Arial"/>
          <w:color w:val="000000"/>
          <w:lang w:val="en-US"/>
        </w:rPr>
        <w:t xml:space="preserve">Interior Designer</w:t>
      </w:r>
      <w:r>
        <w:rPr>
          <w:rFonts w:ascii="Arial" w:hAnsi="Arial" w:eastAsia="Arial"/>
          <w:color w:val="000000"/>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Contact no : this is the phone no of </w:t>
      </w:r>
      <w:r>
        <w:rPr>
          <w:rFonts w:ascii="Arial" w:hAnsi="Arial" w:eastAsia="Arial"/>
          <w:color w:val="000000"/>
        </w:rPr>
        <w:t xml:space="preserve"> </w:t>
      </w:r>
      <w:r>
        <w:rPr>
          <w:rFonts w:ascii="Arial" w:hAnsi="Arial" w:eastAsia="Arial"/>
          <w:color w:val="000000"/>
          <w:lang w:val="en-US"/>
        </w:rPr>
        <w:t xml:space="preserve">Interior Designer</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r>
      <w:r/>
    </w:p>
    <w:p>
      <w:pPr>
        <w:pStyle w:val="885"/>
        <w:ind w:left="-2" w:firstLine="0"/>
        <w:jc w:val="both"/>
        <w:spacing w:line="240" w:lineRule="auto"/>
        <w:rPr>
          <w:rFonts w:ascii="Arial" w:hAnsi="Arial" w:eastAsia="Arial"/>
          <w:b/>
          <w:bCs/>
          <w:color w:val="000000"/>
          <w:u w:val="single"/>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bCs/>
          <w:color w:val="000000"/>
          <w:u w:val="single"/>
          <w:lang w:val="en-US"/>
        </w:rPr>
        <w:t xml:space="preserve">Design Sample Class</w:t>
      </w:r>
      <w:r>
        <w:rPr>
          <w:rFonts w:ascii="Arial" w:hAnsi="Arial" w:eastAsia="Arial"/>
          <w:b/>
          <w:bCs/>
          <w:color w:val="000000"/>
          <w:u w:val="single"/>
          <w:lang w:val="en-US"/>
        </w:rPr>
      </w:r>
      <w:r/>
    </w:p>
    <w:p>
      <w:pPr>
        <w:pStyle w:val="885"/>
        <w:ind w:left="-2" w:firstLine="0"/>
        <w:jc w:val="both"/>
        <w:spacing w:line="240" w:lineRule="auto"/>
        <w:rPr>
          <w:rFonts w:ascii="Arial" w:hAnsi="Arial" w:eastAsia="Arial"/>
          <w:b/>
          <w:bCs/>
          <w:color w:val="000000"/>
          <w:u w:val="single"/>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bCs/>
          <w:color w:val="000000"/>
          <w:u w:val="single"/>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ID: this is the unique identifier of </w:t>
      </w:r>
      <w:r>
        <w:rPr>
          <w:rFonts w:ascii="Arial" w:hAnsi="Arial" w:eastAsia="Arial"/>
          <w:color w:val="000000"/>
          <w:lang w:val="en-US"/>
        </w:rPr>
        <w:t xml:space="preserve">Design Sample</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Title: the title of Design Sample</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Image: the image of sample Design</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Description : the description of sample Design</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Color : the color  of sample Design </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Material: the Material of sample Design</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Pattern: the pattern of sample Design</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r>
      <w:r/>
    </w:p>
    <w:p>
      <w:pPr>
        <w:pStyle w:val="885"/>
        <w:ind w:left="-2" w:firstLine="0"/>
        <w:jc w:val="both"/>
        <w:spacing w:line="240" w:lineRule="auto"/>
        <w:rPr>
          <w:rFonts w:ascii="Arial" w:hAnsi="Arial" w:eastAsia="Arial"/>
          <w:b/>
          <w:bCs/>
          <w:color w:val="000000"/>
          <w:u w:val="single"/>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bCs/>
          <w:color w:val="000000"/>
          <w:u w:val="single"/>
          <w:lang w:val="en-US"/>
        </w:rPr>
        <w:t xml:space="preserve">Requirement Form Class</w:t>
      </w:r>
      <w:r>
        <w:rPr>
          <w:rFonts w:ascii="Arial" w:hAnsi="Arial" w:eastAsia="Arial"/>
          <w:b/>
          <w:bCs/>
          <w:color w:val="000000"/>
          <w:u w:val="single"/>
          <w:lang w:val="en-US"/>
        </w:rPr>
      </w:r>
      <w:r/>
    </w:p>
    <w:p>
      <w:pPr>
        <w:pStyle w:val="885"/>
        <w:ind w:left="-2" w:firstLine="0"/>
        <w:jc w:val="both"/>
        <w:spacing w:line="240" w:lineRule="auto"/>
        <w:rPr>
          <w:rFonts w:ascii="Arial" w:hAnsi="Arial" w:eastAsia="Arial"/>
          <w:b/>
          <w:bCs/>
          <w:color w:val="000000"/>
          <w:u w:val="single"/>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bCs/>
          <w:color w:val="000000"/>
          <w:u w:val="single"/>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ID: this is the unique identifier of </w:t>
      </w:r>
      <w:r>
        <w:rPr>
          <w:rFonts w:ascii="Arial" w:hAnsi="Arial" w:eastAsia="Arial"/>
          <w:color w:val="000000"/>
          <w:lang w:val="en-US"/>
        </w:rPr>
        <w:t xml:space="preserve">Requirement Form</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Title : the title of Requirement Form</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Image: the image of Requirement Form</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mood : the mood of Requirement Form</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Color : the the  color of Requirement Form</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Material: the Material of Requirement Form</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Pattern: the pattern of Requirement Form</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r>
      <w:r/>
    </w:p>
    <w:p>
      <w:pPr>
        <w:pStyle w:val="885"/>
        <w:ind w:left="-2" w:firstLine="0"/>
        <w:jc w:val="both"/>
        <w:spacing w:line="240" w:lineRule="auto"/>
        <w:rPr>
          <w:rFonts w:ascii="Arial" w:hAnsi="Arial" w:eastAsia="Arial"/>
          <w:b/>
          <w:bCs/>
          <w:color w:val="000000"/>
          <w:u w:val="single"/>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bCs/>
          <w:color w:val="000000"/>
          <w:u w:val="single"/>
          <w:lang w:val="en-US"/>
        </w:rPr>
        <w:t xml:space="preserve">Category Class</w:t>
      </w:r>
      <w:r>
        <w:rPr>
          <w:rFonts w:ascii="Arial" w:hAnsi="Arial" w:eastAsia="Arial"/>
          <w:b/>
          <w:bCs/>
          <w:color w:val="000000"/>
          <w:u w:val="single"/>
          <w:lang w:val="en-US"/>
        </w:rPr>
      </w:r>
      <w:r/>
    </w:p>
    <w:p>
      <w:pPr>
        <w:pStyle w:val="885"/>
        <w:ind w:left="-2" w:firstLine="0"/>
        <w:jc w:val="both"/>
        <w:spacing w:line="240" w:lineRule="auto"/>
        <w:rPr>
          <w:rFonts w:ascii="Arial" w:hAnsi="Arial" w:eastAsia="Arial"/>
          <w:b/>
          <w:bCs/>
          <w:color w:val="000000"/>
          <w:u w:val="single"/>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b/>
          <w:bCs/>
          <w:color w:val="000000"/>
          <w:u w:val="single"/>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rPr>
        <w:t xml:space="preserve">ID</w:t>
      </w:r>
      <w:r>
        <w:rPr>
          <w:rFonts w:ascii="Arial" w:hAnsi="Arial" w:eastAsia="Arial"/>
          <w:color w:val="000000"/>
          <w:lang w:val="en-US"/>
        </w:rPr>
        <w:t xml:space="preserve"> </w:t>
      </w:r>
      <w:r>
        <w:rPr>
          <w:rFonts w:ascii="Arial" w:hAnsi="Arial" w:eastAsia="Arial"/>
          <w:color w:val="000000"/>
        </w:rPr>
        <w:t xml:space="preserve">: this is the unique identifier of </w:t>
      </w:r>
      <w:r>
        <w:rPr>
          <w:rFonts w:ascii="Arial" w:hAnsi="Arial" w:eastAsia="Arial"/>
          <w:color w:val="000000"/>
          <w:lang w:val="en-US"/>
        </w:rPr>
        <w:t xml:space="preserve">Category</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Name : </w:t>
      </w:r>
      <w:r>
        <w:rPr>
          <w:rFonts w:ascii="Arial" w:hAnsi="Arial" w:eastAsia="Arial"/>
          <w:color w:val="000000"/>
        </w:rPr>
        <w:t xml:space="preserve">this is the </w:t>
      </w:r>
      <w:r>
        <w:rPr>
          <w:rFonts w:ascii="Arial" w:hAnsi="Arial" w:eastAsia="Arial"/>
          <w:color w:val="000000"/>
          <w:lang w:val="en-US"/>
        </w:rPr>
        <w:t xml:space="preserve">Name</w:t>
      </w:r>
      <w:r>
        <w:rPr>
          <w:rFonts w:ascii="Arial" w:hAnsi="Arial" w:eastAsia="Arial"/>
          <w:color w:val="000000"/>
        </w:rPr>
        <w:t xml:space="preserve"> of </w:t>
      </w:r>
      <w:r>
        <w:rPr>
          <w:rFonts w:ascii="Arial" w:hAnsi="Arial" w:eastAsia="Arial"/>
          <w:color w:val="000000"/>
          <w:lang w:val="en-US"/>
        </w:rPr>
        <w:t xml:space="preserve">Category</w:t>
      </w:r>
      <w:r>
        <w:rPr>
          <w:rFonts w:ascii="Arial" w:hAnsi="Arial" w:eastAsia="Arial"/>
          <w:color w:val="000000"/>
          <w:lang w:val="en-US"/>
        </w:rPr>
      </w:r>
      <w:r/>
    </w:p>
    <w:p>
      <w:pPr>
        <w:pStyle w:val="885"/>
        <w:ind w:left="-2" w:firstLine="0"/>
        <w:jc w:val="both"/>
        <w:spacing w:line="240" w:lineRule="auto"/>
        <w:rPr>
          <w:rFonts w:ascii="Arial" w:hAnsi="Arial" w:eastAsia="Arial"/>
          <w:color w:val="000000"/>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Title : </w:t>
      </w:r>
      <w:r>
        <w:rPr>
          <w:rFonts w:ascii="Arial" w:hAnsi="Arial" w:eastAsia="Arial"/>
          <w:color w:val="000000"/>
        </w:rPr>
        <w:t xml:space="preserve"> this is the unique </w:t>
      </w:r>
      <w:r>
        <w:rPr>
          <w:rFonts w:ascii="Arial" w:hAnsi="Arial" w:eastAsia="Arial"/>
          <w:color w:val="000000"/>
          <w:lang w:val="en-US"/>
        </w:rPr>
        <w:t xml:space="preserve">Title</w:t>
      </w:r>
      <w:r>
        <w:rPr>
          <w:rFonts w:ascii="Arial" w:hAnsi="Arial" w:eastAsia="Arial"/>
          <w:color w:val="000000"/>
        </w:rPr>
        <w:t xml:space="preserve"> of </w:t>
      </w:r>
      <w:r>
        <w:rPr>
          <w:rFonts w:ascii="Arial" w:hAnsi="Arial" w:eastAsia="Arial"/>
          <w:color w:val="000000"/>
          <w:lang w:val="en-US"/>
        </w:rPr>
        <w:t xml:space="preserve">Category</w:t>
      </w:r>
      <w:r>
        <w:rPr>
          <w:rFonts w:ascii="Arial" w:hAnsi="Arial" w:eastAsia="Arial"/>
          <w:color w:val="000000"/>
          <w:lang w:val="en-US"/>
        </w:rPr>
      </w:r>
      <w:r/>
    </w:p>
    <w:p>
      <w:pPr>
        <w:pStyle w:val="885"/>
        <w:ind w:left="-2" w:firstLine="0"/>
        <w:jc w:val="both"/>
        <w:spacing w:line="240" w:lineRule="auto"/>
        <w:rPr>
          <w:lang w:val="en-US"/>
        </w:rPr>
        <w:pBdr>
          <w:top w:val="none" w:color="000000" w:sz="0" w:space="0"/>
          <w:left w:val="none" w:color="000000" w:sz="0" w:space="0"/>
          <w:bottom w:val="none" w:color="000000" w:sz="0" w:space="0"/>
          <w:right w:val="none" w:color="000000" w:sz="0" w:space="0"/>
          <w:between w:val="none" w:color="000000" w:sz="0" w:space="0"/>
        </w:pBdr>
      </w:pPr>
      <w:r>
        <w:rPr>
          <w:rFonts w:ascii="Arial" w:hAnsi="Arial" w:eastAsia="Arial"/>
          <w:color w:val="000000"/>
          <w:lang w:val="en-US"/>
        </w:rPr>
        <w:t xml:space="preserve">Description :</w:t>
      </w:r>
      <w:r>
        <w:rPr>
          <w:rFonts w:ascii="Arial" w:hAnsi="Arial" w:eastAsia="Arial"/>
          <w:color w:val="000000"/>
        </w:rPr>
        <w:t xml:space="preserve"> this is the </w:t>
      </w:r>
      <w:r>
        <w:rPr>
          <w:rFonts w:ascii="Arial" w:hAnsi="Arial" w:eastAsia="Arial"/>
          <w:color w:val="000000"/>
          <w:lang w:val="en-US"/>
        </w:rPr>
        <w:t xml:space="preserve">Description</w:t>
      </w:r>
      <w:r>
        <w:rPr>
          <w:rFonts w:ascii="Arial" w:hAnsi="Arial" w:eastAsia="Arial"/>
          <w:color w:val="000000"/>
        </w:rPr>
        <w:t xml:space="preserve"> identifier of </w:t>
      </w:r>
      <w:r>
        <w:rPr>
          <w:rFonts w:ascii="Arial" w:hAnsi="Arial" w:eastAsia="Arial"/>
          <w:color w:val="000000"/>
          <w:lang w:val="en-US"/>
        </w:rPr>
        <w:t xml:space="preserve">Category</w:t>
      </w:r>
      <w:r>
        <w:rPr>
          <w:lang w:val="en-US"/>
        </w:rPr>
      </w:r>
      <w:r/>
    </w:p>
    <w:p>
      <w:pPr>
        <w:pStyle w:val="886"/>
        <w:numPr>
          <w:ilvl w:val="0"/>
          <w:numId w:val="0"/>
        </w:numPr>
        <w:rPr>
          <w:lang w:val="en-US"/>
        </w:rPr>
      </w:pPr>
      <w:r>
        <w:rPr>
          <w:lang w:val="en-US"/>
        </w:rPr>
        <w:t xml:space="preserve">12 .2 State Transition Diagram</w:t>
      </w:r>
      <w:r>
        <w:rPr>
          <w:lang w:val="en-US"/>
        </w:rPr>
      </w:r>
      <w:r/>
    </w:p>
    <w:p>
      <w:pPr>
        <w:pStyle w:val="885"/>
        <w:rPr>
          <w:lang w:val="en-US"/>
        </w:rPr>
      </w:pPr>
      <w:r>
        <w:rPr>
          <w:lang w:val="en-US"/>
        </w:rPr>
      </w:r>
      <w:r/>
    </w:p>
    <w:p>
      <w:pPr>
        <w:pStyle w:val="885"/>
        <w:rPr>
          <w:lang w:val="en-US"/>
        </w:rPr>
      </w:pPr>
      <w:r>
        <w:rPr>
          <w:lang w:val="en-US"/>
        </w:rPr>
        <mc:AlternateContent>
          <mc:Choice Requires="wpg">
            <w:drawing>
              <wp:inline xmlns:wp="http://schemas.openxmlformats.org/drawingml/2006/wordprocessingDrawing" distT="0" distB="0" distL="0" distR="0">
                <wp:extent cx="4991265" cy="6863855"/>
                <wp:effectExtent l="0" t="0" r="0" b="0"/>
                <wp:docPr id="8"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18"/>
                        <a:srcRect l="23274" t="7018" r="20063" b="22504"/>
                        <a:stretch/>
                      </pic:blipFill>
                      <pic:spPr bwMode="auto">
                        <a:xfrm>
                          <a:off x="0" y="0"/>
                          <a:ext cx="4991265" cy="68638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93.0pt;height:540.5pt;" stroked="f">
                <v:path textboxrect="0,0,0,0"/>
                <v:imagedata r:id="rId18" o:title=""/>
              </v:shape>
            </w:pict>
          </mc:Fallback>
        </mc:AlternateContent>
      </w:r>
      <w:r>
        <w:rPr>
          <w:lang w:val="en-US"/>
        </w:rPr>
      </w:r>
      <w:r/>
    </w:p>
    <w:p>
      <w:pPr>
        <w:pStyle w:val="886"/>
        <w:numPr>
          <w:ilvl w:val="0"/>
          <w:numId w:val="0"/>
        </w:numPr>
        <w:rPr>
          <w:lang w:val="en-US"/>
        </w:rPr>
      </w:pPr>
      <w:r>
        <w:rPr>
          <w:lang w:val="en-US"/>
        </w:rPr>
        <w:t xml:space="preserve">12 .3 Sequence Diagram:</w:t>
      </w:r>
      <w:r>
        <w:rPr>
          <w:lang w:val="en-US"/>
        </w:rPr>
      </w:r>
      <w:r/>
    </w:p>
    <w:p>
      <w:pPr>
        <w:pStyle w:val="885"/>
        <w:rPr>
          <w:lang w:val="en-US"/>
        </w:rPr>
      </w:pPr>
      <w:r>
        <w:rPr>
          <w:lang w:val="en-US"/>
        </w:rPr>
      </w:r>
      <w:r/>
    </w:p>
    <w:p>
      <w:pPr>
        <w:pStyle w:val="885"/>
        <w:rPr>
          <w:lang w:val="en-US"/>
        </w:rPr>
      </w:pPr>
      <w:r>
        <w:rPr>
          <w:lang w:val="en-US"/>
        </w:rPr>
        <mc:AlternateContent>
          <mc:Choice Requires="wpg">
            <w:drawing>
              <wp:inline xmlns:wp="http://schemas.openxmlformats.org/drawingml/2006/wordprocessingDrawing" distT="0" distB="0" distL="0" distR="0">
                <wp:extent cx="6257976" cy="4409326"/>
                <wp:effectExtent l="0" t="0" r="0" b="0"/>
                <wp:docPr id="9"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19"/>
                        <a:srcRect l="0" t="0" r="22614" b="0"/>
                        <a:stretch/>
                      </pic:blipFill>
                      <pic:spPr bwMode="auto">
                        <a:xfrm>
                          <a:off x="0" y="0"/>
                          <a:ext cx="6257976" cy="440932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92.8pt;height:347.2pt;" stroked="f">
                <v:path textboxrect="0,0,0,0"/>
                <v:imagedata r:id="rId19" o:title=""/>
              </v:shape>
            </w:pict>
          </mc:Fallback>
        </mc:AlternateContent>
      </w:r>
      <w:r>
        <w:rPr>
          <w:lang w:val="en-US"/>
        </w:rPr>
      </w:r>
      <w:r/>
    </w:p>
    <w:p>
      <w:pPr>
        <w:pStyle w:val="886"/>
        <w:numPr>
          <w:ilvl w:val="0"/>
          <w:numId w:val="0"/>
        </w:numPr>
      </w:pPr>
      <w:r/>
      <w:bookmarkEnd w:id="85"/>
      <w:r/>
      <w:bookmarkEnd w:id="86"/>
      <w:r/>
      <w:r/>
    </w:p>
    <w:p>
      <w:pPr>
        <w:pStyle w:val="885"/>
        <w:rPr>
          <w:lang w:val="en-US"/>
        </w:rPr>
      </w:pPr>
      <w:r>
        <w:rPr>
          <w:lang w:val="en-US"/>
        </w:rPr>
      </w:r>
      <w:r/>
    </w:p>
    <w:p>
      <w:pPr>
        <w:pStyle w:val="885"/>
        <w:jc w:val="both"/>
        <w:rPr>
          <w:sz w:val="16"/>
        </w:rPr>
      </w:pPr>
      <w:r>
        <w:rPr>
          <w:sz w:val="16"/>
        </w:rPr>
      </w:r>
      <w:r/>
    </w:p>
    <w:p>
      <w:pPr>
        <w:pStyle w:val="928"/>
        <w:jc w:val="both"/>
        <w:spacing w:after="120"/>
        <w:tabs>
          <w:tab w:val="left" w:pos="390" w:leader="none"/>
        </w:tabs>
        <w:rPr>
          <w:rFonts w:ascii="Arial" w:hAnsi="Arial"/>
          <w:sz w:val="28"/>
        </w:rPr>
      </w:pPr>
      <w:r>
        <w:rPr>
          <w:sz w:val="32"/>
        </w:rPr>
        <w:t xml:space="preserve">12 .4</w:t>
      </w:r>
      <w:bookmarkStart w:id="95" w:name="_Toc534602098"/>
      <w:r>
        <w:rPr>
          <w:sz w:val="32"/>
        </w:rPr>
      </w:r>
      <w:bookmarkStart w:id="96" w:name="_Toc534602253"/>
      <w:r>
        <w:rPr>
          <w:sz w:val="32"/>
        </w:rPr>
      </w:r>
      <w:bookmarkStart w:id="97" w:name="_Toc51264302"/>
      <w:r>
        <w:rPr>
          <w:sz w:val="32"/>
        </w:rPr>
      </w:r>
      <w:bookmarkStart w:id="98" w:name="_Toc51415514"/>
      <w:r>
        <w:rPr>
          <w:rFonts w:ascii="Arial" w:hAnsi="Arial"/>
          <w:sz w:val="28"/>
        </w:rPr>
        <w:t xml:space="preserve">Use Case Diagram</w:t>
      </w:r>
      <w:bookmarkEnd w:id="95"/>
      <w:r>
        <w:rPr>
          <w:sz w:val="32"/>
        </w:rPr>
      </w:r>
      <w:bookmarkEnd w:id="96"/>
      <w:r>
        <w:rPr>
          <w:sz w:val="32"/>
        </w:rPr>
      </w:r>
      <w:bookmarkEnd w:id="97"/>
      <w:r>
        <w:rPr>
          <w:rFonts w:ascii="Arial" w:hAnsi="Arial"/>
          <w:sz w:val="28"/>
        </w:rPr>
        <w:t xml:space="preserve">s</w:t>
      </w:r>
      <w:bookmarkEnd w:id="98"/>
      <w:r>
        <w:rPr>
          <w:sz w:val="32"/>
        </w:rPr>
      </w:r>
      <w:r/>
    </w:p>
    <w:p>
      <w:pPr>
        <w:pStyle w:val="900"/>
        <w:ind w:firstLine="360"/>
        <w:jc w:val="both"/>
        <w:rPr>
          <w:rFonts w:ascii="Arial" w:hAnsi="Arial"/>
        </w:rPr>
      </w:pPr>
      <w:r>
        <w:rPr>
          <w:lang w:val="en-US"/>
        </w:rPr>
        <mc:AlternateContent>
          <mc:Choice Requires="wpg">
            <w:drawing>
              <wp:inline xmlns:wp="http://schemas.openxmlformats.org/drawingml/2006/wordprocessingDrawing" distT="0" distB="0" distL="0" distR="0">
                <wp:extent cx="5941886" cy="5468137"/>
                <wp:effectExtent l="0" t="0" r="0" b="0"/>
                <wp:docPr id="10"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20"/>
                        <a:stretch/>
                      </pic:blipFill>
                      <pic:spPr bwMode="auto">
                        <a:xfrm>
                          <a:off x="0" y="0"/>
                          <a:ext cx="5941886" cy="546813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9pt;height:430.6pt;" stroked="f">
                <v:path textboxrect="0,0,0,0"/>
                <v:imagedata r:id="rId20" o:title=""/>
              </v:shape>
            </w:pict>
          </mc:Fallback>
        </mc:AlternateContent>
      </w:r>
      <w:r>
        <w:rPr>
          <w:rFonts w:ascii="Arial" w:hAnsi="Arial"/>
        </w:rPr>
      </w:r>
      <w:r/>
    </w:p>
    <w:p>
      <w:pPr>
        <w:pStyle w:val="928"/>
        <w:jc w:val="both"/>
        <w:rPr>
          <w:sz w:val="16"/>
        </w:rPr>
      </w:pPr>
      <w:r>
        <w:t xml:space="preserve">     </w:t>
      </w:r>
      <w:r>
        <w:rPr>
          <w:sz w:val="16"/>
        </w:rPr>
      </w:r>
      <w:r/>
    </w:p>
    <w:p>
      <w:pPr>
        <w:pStyle w:val="928"/>
        <w:jc w:val="both"/>
        <w:spacing w:after="120"/>
        <w:tabs>
          <w:tab w:val="left" w:pos="390" w:leader="none"/>
        </w:tabs>
        <w:rPr>
          <w:rFonts w:ascii="Arial" w:hAnsi="Arial"/>
          <w:sz w:val="24"/>
        </w:rPr>
      </w:pPr>
      <w:r>
        <w:t xml:space="preserve">12.4.1 </w:t>
      </w:r>
      <w:bookmarkStart w:id="99" w:name="_Toc51264303"/>
      <w:r/>
      <w:bookmarkStart w:id="100" w:name="_Toc534602254"/>
      <w:r/>
      <w:bookmarkStart w:id="101" w:name="_Toc534602099"/>
      <w:r/>
      <w:bookmarkStart w:id="102" w:name="_Toc51415515"/>
      <w:r>
        <w:rPr>
          <w:rFonts w:ascii="Arial" w:hAnsi="Arial"/>
          <w:sz w:val="24"/>
        </w:rPr>
        <w:t xml:space="preserve">Use Case</w:t>
      </w:r>
      <w:bookmarkEnd w:id="99"/>
      <w:r/>
      <w:bookmarkEnd w:id="100"/>
      <w:r/>
      <w:bookmarkEnd w:id="101"/>
      <w:r>
        <w:rPr>
          <w:rFonts w:ascii="Arial" w:hAnsi="Arial"/>
          <w:sz w:val="24"/>
        </w:rPr>
        <w:t xml:space="preserve"> Description</w:t>
      </w:r>
      <w:bookmarkEnd w:id="102"/>
      <w:r>
        <w:rPr>
          <w:rFonts w:ascii="Arial" w:hAnsi="Arial"/>
          <w:sz w:val="24"/>
        </w:rPr>
      </w:r>
      <w:r/>
    </w:p>
    <w:p>
      <w:pPr>
        <w:pStyle w:val="928"/>
        <w:numPr>
          <w:ilvl w:val="0"/>
          <w:numId w:val="0"/>
        </w:numPr>
        <w:jc w:val="both"/>
        <w:spacing w:after="120"/>
        <w:rPr>
          <w:rFonts w:ascii="Arial" w:hAnsi="Arial"/>
          <w:sz w:val="24"/>
        </w:rPr>
      </w:pPr>
      <w:r>
        <w:rPr>
          <w:rFonts w:ascii="Arial" w:hAnsi="Arial"/>
          <w:sz w:val="24"/>
        </w:rPr>
      </w:r>
      <w:r/>
    </w:p>
    <w:tbl>
      <w:tblPr>
        <w:tblW w:w="0" w:type="auto"/>
        <w:tblInd w:w="5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763"/>
        <w:gridCol w:w="1577"/>
        <w:gridCol w:w="360"/>
        <w:gridCol w:w="1273"/>
        <w:gridCol w:w="3945"/>
      </w:tblGrid>
      <w:tr>
        <w:trPr>
          <w:cantSplit/>
          <w:trHeight w:val="165"/>
        </w:trPr>
        <w:tc>
          <w:tcPr>
            <w:gridSpan w:val="5"/>
            <w:tcW w:w="7918" w:type="nil"/>
            <w:vAlign w:val="top"/>
            <w:textDirection w:val="lrTb"/>
            <w:noWrap w:val="false"/>
          </w:tcPr>
          <w:p>
            <w:pPr>
              <w:pStyle w:val="885"/>
              <w:jc w:val="center"/>
              <w:rPr>
                <w:b/>
                <w:sz w:val="28"/>
                <w:lang w:val="en-US"/>
              </w:rPr>
            </w:pPr>
            <w:r>
              <w:rPr>
                <w:b/>
                <w:sz w:val="28"/>
                <w:lang w:val="en-US"/>
              </w:rPr>
              <w:t xml:space="preserve">Use Case UC1</w:t>
            </w:r>
            <w:r>
              <w:rPr>
                <w:b/>
                <w:sz w:val="28"/>
              </w:rPr>
              <w:t xml:space="preserve">: </w:t>
            </w:r>
            <w:r>
              <w:rPr>
                <w:b/>
                <w:sz w:val="28"/>
                <w:lang w:val="en-US"/>
              </w:rPr>
              <w:t xml:space="preserve">Interior Recommendation System</w:t>
            </w:r>
            <w:r>
              <w:rPr>
                <w:b/>
                <w:sz w:val="28"/>
                <w:lang w:val="en-US"/>
              </w:rPr>
            </w:r>
            <w:r/>
          </w:p>
        </w:tc>
      </w:tr>
      <w:tr>
        <w:trPr>
          <w:cantSplit/>
          <w:trHeight w:val="165"/>
        </w:trPr>
        <w:tc>
          <w:tcPr>
            <w:gridSpan w:val="5"/>
            <w:tcW w:w="7918" w:type="nil"/>
            <w:vAlign w:val="top"/>
            <w:textDirection w:val="lrTb"/>
            <w:noWrap w:val="false"/>
          </w:tcPr>
          <w:p>
            <w:pPr>
              <w:pStyle w:val="885"/>
              <w:rPr>
                <w:i/>
                <w:sz w:val="20"/>
                <w:lang w:val="en-US"/>
              </w:rPr>
            </w:pPr>
            <w:r>
              <w:rPr>
                <w:b/>
                <w:sz w:val="20"/>
              </w:rPr>
              <w:t xml:space="preserve">Actors:</w:t>
            </w:r>
            <w:r>
              <w:rPr>
                <w:b/>
                <w:sz w:val="20"/>
              </w:rPr>
              <w:tab/>
            </w:r>
            <w:r>
              <w:rPr>
                <w:sz w:val="20"/>
              </w:rPr>
              <w:t xml:space="preserve">         </w:t>
            </w:r>
            <w:r>
              <w:rPr>
                <w:sz w:val="20"/>
                <w:lang w:val="en-US"/>
              </w:rPr>
              <w:t xml:space="preserve">user , Interior Designer</w:t>
            </w:r>
            <w:r>
              <w:rPr>
                <w:i/>
                <w:sz w:val="20"/>
                <w:lang w:val="en-US"/>
              </w:rPr>
            </w:r>
            <w:r/>
          </w:p>
        </w:tc>
      </w:tr>
      <w:tr>
        <w:trPr>
          <w:cantSplit/>
          <w:trHeight w:val="165"/>
        </w:trPr>
        <w:tc>
          <w:tcPr>
            <w:gridSpan w:val="5"/>
            <w:tcW w:w="7918" w:type="nil"/>
            <w:vAlign w:val="top"/>
            <w:textDirection w:val="lrTb"/>
            <w:noWrap w:val="false"/>
          </w:tcPr>
          <w:p>
            <w:pPr>
              <w:pStyle w:val="885"/>
              <w:ind w:left="2402" w:hanging="2409"/>
              <w:rPr>
                <w:sz w:val="20"/>
                <w:lang w:val="en-US"/>
              </w:rPr>
            </w:pPr>
            <w:r>
              <w:rPr>
                <w:b/>
                <w:sz w:val="20"/>
              </w:rPr>
              <w:t xml:space="preserve">Feature:</w:t>
            </w:r>
            <w:r>
              <w:t xml:space="preserve">       </w:t>
            </w:r>
            <w:r>
              <w:rPr>
                <w:i/>
                <w:sz w:val="20"/>
                <w:lang w:val="en-US"/>
              </w:rPr>
              <w:t xml:space="preserve">User will search for design and Interior designer will guide customer</w:t>
            </w:r>
            <w:r>
              <w:rPr>
                <w:sz w:val="20"/>
                <w:lang w:val="en-US"/>
              </w:rPr>
            </w:r>
            <w:r/>
          </w:p>
        </w:tc>
      </w:tr>
      <w:tr>
        <w:trPr>
          <w:trHeight w:val="165"/>
        </w:trPr>
        <w:tc>
          <w:tcPr>
            <w:gridSpan w:val="2"/>
            <w:tcW w:w="2340" w:type="nil"/>
            <w:vAlign w:val="top"/>
            <w:textDirection w:val="lrTb"/>
            <w:noWrap w:val="false"/>
          </w:tcPr>
          <w:p>
            <w:pPr>
              <w:pStyle w:val="885"/>
              <w:rPr>
                <w:b/>
                <w:sz w:val="20"/>
              </w:rPr>
            </w:pPr>
            <w:r>
              <w:rPr>
                <w:b/>
                <w:sz w:val="20"/>
              </w:rPr>
              <w:t xml:space="preserve">Use case Id:</w:t>
            </w:r>
            <w:r>
              <w:rPr>
                <w:b/>
                <w:sz w:val="20"/>
              </w:rPr>
            </w:r>
            <w:r/>
          </w:p>
        </w:tc>
        <w:tc>
          <w:tcPr>
            <w:gridSpan w:val="3"/>
            <w:tcW w:w="5578" w:type="nil"/>
            <w:vAlign w:val="top"/>
            <w:textDirection w:val="lrTb"/>
            <w:noWrap w:val="false"/>
          </w:tcPr>
          <w:p>
            <w:pPr>
              <w:pStyle w:val="885"/>
              <w:ind w:firstLine="600"/>
              <w:rPr>
                <w:i/>
                <w:sz w:val="20"/>
                <w:lang w:val="en-US"/>
              </w:rPr>
            </w:pPr>
            <w:r>
              <w:rPr>
                <w:i/>
                <w:sz w:val="20"/>
                <w:lang w:val="en-US"/>
              </w:rPr>
              <w:t xml:space="preserve">UC1</w:t>
            </w:r>
            <w:r>
              <w:rPr>
                <w:i/>
                <w:sz w:val="20"/>
                <w:lang w:val="en-US"/>
              </w:rPr>
            </w:r>
            <w:r/>
          </w:p>
        </w:tc>
      </w:tr>
      <w:tr>
        <w:trPr>
          <w:trHeight w:val="240"/>
        </w:trPr>
        <w:tc>
          <w:tcPr>
            <w:gridSpan w:val="2"/>
            <w:tcW w:w="2340" w:type="nil"/>
            <w:vAlign w:val="top"/>
            <w:textDirection w:val="lrTb"/>
            <w:noWrap w:val="false"/>
          </w:tcPr>
          <w:p>
            <w:pPr>
              <w:pStyle w:val="885"/>
              <w:rPr>
                <w:b/>
                <w:sz w:val="20"/>
              </w:rPr>
            </w:pPr>
            <w:r>
              <w:rPr>
                <w:b/>
                <w:sz w:val="20"/>
              </w:rPr>
              <w:t xml:space="preserve">Pre-condition:</w:t>
            </w:r>
            <w:r>
              <w:rPr>
                <w:b/>
                <w:sz w:val="20"/>
              </w:rPr>
            </w:r>
            <w:r/>
          </w:p>
        </w:tc>
        <w:tc>
          <w:tcPr>
            <w:gridSpan w:val="3"/>
            <w:tcW w:w="5578" w:type="nil"/>
            <w:vAlign w:val="top"/>
            <w:textDirection w:val="lrTb"/>
            <w:noWrap w:val="false"/>
          </w:tcPr>
          <w:p>
            <w:pPr>
              <w:pStyle w:val="885"/>
              <w:rPr>
                <w:sz w:val="20"/>
                <w:lang w:val="en-US"/>
              </w:rPr>
            </w:pPr>
            <w:r>
              <w:rPr>
                <w:sz w:val="20"/>
                <w:lang w:val="en-US"/>
              </w:rPr>
              <w:t xml:space="preserve">User and Designer are identified and authenticated</w:t>
            </w:r>
            <w:r>
              <w:rPr>
                <w:sz w:val="20"/>
                <w:lang w:val="en-US"/>
              </w:rPr>
            </w:r>
            <w:r/>
          </w:p>
        </w:tc>
      </w:tr>
      <w:tr>
        <w:trPr>
          <w:cantSplit/>
          <w:trHeight w:val="330"/>
        </w:trPr>
        <w:tc>
          <w:tcPr>
            <w:gridSpan w:val="5"/>
            <w:tcW w:w="7918" w:type="nil"/>
            <w:vAlign w:val="top"/>
            <w:textDirection w:val="lrTb"/>
            <w:noWrap w:val="false"/>
          </w:tcPr>
          <w:p>
            <w:pPr>
              <w:pStyle w:val="885"/>
              <w:rPr>
                <w:b/>
                <w:sz w:val="20"/>
              </w:rPr>
            </w:pPr>
            <w:r>
              <w:rPr>
                <w:b/>
                <w:sz w:val="22"/>
              </w:rPr>
              <w:t xml:space="preserve">Scenarios</w:t>
            </w:r>
            <w:r>
              <w:rPr>
                <w:b/>
                <w:sz w:val="20"/>
              </w:rPr>
            </w:r>
            <w:r/>
          </w:p>
        </w:tc>
      </w:tr>
      <w:tr>
        <w:trPr>
          <w:cantSplit/>
          <w:trHeight w:val="330"/>
        </w:trPr>
        <w:tc>
          <w:tcPr>
            <w:tcW w:w="763" w:type="nil"/>
            <w:vAlign w:val="top"/>
            <w:textDirection w:val="lrTb"/>
            <w:noWrap w:val="false"/>
          </w:tcPr>
          <w:p>
            <w:pPr>
              <w:pStyle w:val="885"/>
              <w:rPr>
                <w:b/>
                <w:sz w:val="20"/>
              </w:rPr>
            </w:pPr>
            <w:r>
              <w:rPr>
                <w:b/>
                <w:sz w:val="20"/>
              </w:rPr>
              <w:t xml:space="preserve">Step#</w:t>
            </w:r>
            <w:r>
              <w:rPr>
                <w:b/>
                <w:sz w:val="20"/>
              </w:rPr>
            </w:r>
            <w:r/>
          </w:p>
        </w:tc>
        <w:tc>
          <w:tcPr>
            <w:gridSpan w:val="3"/>
            <w:tcW w:w="3210" w:type="nil"/>
            <w:vAlign w:val="top"/>
            <w:textDirection w:val="lrTb"/>
            <w:noWrap w:val="false"/>
          </w:tcPr>
          <w:p>
            <w:pPr>
              <w:pStyle w:val="885"/>
              <w:rPr>
                <w:b/>
                <w:sz w:val="20"/>
              </w:rPr>
            </w:pPr>
            <w:r>
              <w:rPr>
                <w:b/>
                <w:sz w:val="20"/>
              </w:rPr>
              <w:t xml:space="preserve">Action</w:t>
            </w:r>
            <w:r>
              <w:rPr>
                <w:b/>
                <w:sz w:val="20"/>
              </w:rPr>
            </w:r>
            <w:r/>
          </w:p>
        </w:tc>
        <w:tc>
          <w:tcPr>
            <w:tcW w:w="3945" w:type="nil"/>
            <w:vAlign w:val="top"/>
            <w:textDirection w:val="lrTb"/>
            <w:noWrap w:val="false"/>
          </w:tcPr>
          <w:p>
            <w:pPr>
              <w:pStyle w:val="885"/>
              <w:rPr>
                <w:b/>
                <w:sz w:val="20"/>
              </w:rPr>
            </w:pPr>
            <w:r>
              <w:rPr>
                <w:b/>
                <w:sz w:val="20"/>
              </w:rPr>
              <w:t xml:space="preserve">Software Reaction</w:t>
            </w:r>
            <w:r>
              <w:rPr>
                <w:b/>
                <w:sz w:val="20"/>
              </w:rPr>
            </w:r>
            <w:r/>
          </w:p>
        </w:tc>
      </w:tr>
      <w:tr>
        <w:trPr>
          <w:cantSplit/>
          <w:trHeight w:val="165"/>
        </w:trPr>
        <w:tc>
          <w:tcPr>
            <w:tcW w:w="763" w:type="nil"/>
            <w:vAlign w:val="top"/>
            <w:textDirection w:val="lrTb"/>
            <w:noWrap w:val="false"/>
          </w:tcPr>
          <w:p>
            <w:pPr>
              <w:pStyle w:val="885"/>
              <w:rPr>
                <w:b/>
                <w:sz w:val="20"/>
              </w:rPr>
            </w:pPr>
            <w:r>
              <w:rPr>
                <w:b/>
                <w:sz w:val="20"/>
              </w:rPr>
              <w:t xml:space="preserve">1</w:t>
            </w:r>
            <w:r>
              <w:rPr>
                <w:b/>
                <w:sz w:val="20"/>
              </w:rPr>
            </w:r>
            <w:r/>
          </w:p>
        </w:tc>
        <w:tc>
          <w:tcPr>
            <w:gridSpan w:val="3"/>
            <w:tcW w:w="3210" w:type="nil"/>
            <w:vAlign w:val="top"/>
            <w:textDirection w:val="lrTb"/>
            <w:noWrap w:val="false"/>
          </w:tcPr>
          <w:p>
            <w:pPr>
              <w:pStyle w:val="885"/>
              <w:rPr>
                <w:i/>
                <w:sz w:val="20"/>
                <w:lang w:val="en-US"/>
              </w:rPr>
            </w:pPr>
            <w:r>
              <w:rPr>
                <w:i/>
                <w:sz w:val="20"/>
                <w:lang w:val="en-US"/>
              </w:rPr>
              <w:t xml:space="preserve">Login</w:t>
            </w:r>
            <w:r>
              <w:rPr>
                <w:i/>
                <w:sz w:val="20"/>
                <w:lang w:val="en-US"/>
              </w:rPr>
            </w:r>
            <w:r/>
          </w:p>
        </w:tc>
        <w:tc>
          <w:tcPr>
            <w:tcW w:w="3945" w:type="nil"/>
            <w:vAlign w:val="top"/>
            <w:textDirection w:val="lrTb"/>
            <w:noWrap w:val="false"/>
          </w:tcPr>
          <w:p>
            <w:pPr>
              <w:pStyle w:val="885"/>
              <w:rPr>
                <w:i/>
                <w:sz w:val="20"/>
                <w:lang w:val="en-US"/>
              </w:rPr>
            </w:pPr>
            <w:r>
              <w:rPr>
                <w:i/>
                <w:sz w:val="20"/>
                <w:lang w:val="en-US"/>
              </w:rPr>
              <w:t xml:space="preserve">Application will send credential to database to match the email and password</w:t>
            </w:r>
            <w:r>
              <w:rPr>
                <w:i/>
                <w:sz w:val="20"/>
                <w:lang w:val="en-US"/>
              </w:rPr>
            </w:r>
            <w:r/>
          </w:p>
        </w:tc>
      </w:tr>
      <w:tr>
        <w:trPr>
          <w:cantSplit/>
          <w:trHeight w:val="225"/>
        </w:trPr>
        <w:tc>
          <w:tcPr>
            <w:tcW w:w="763" w:type="nil"/>
            <w:vAlign w:val="top"/>
            <w:textDirection w:val="lrTb"/>
            <w:noWrap w:val="false"/>
          </w:tcPr>
          <w:p>
            <w:pPr>
              <w:pStyle w:val="885"/>
              <w:rPr>
                <w:b/>
                <w:sz w:val="20"/>
              </w:rPr>
            </w:pPr>
            <w:r>
              <w:rPr>
                <w:b/>
                <w:sz w:val="20"/>
              </w:rPr>
              <w:t xml:space="preserve">2</w:t>
            </w:r>
            <w:r>
              <w:rPr>
                <w:b/>
                <w:sz w:val="20"/>
              </w:rPr>
            </w:r>
            <w:r/>
          </w:p>
        </w:tc>
        <w:tc>
          <w:tcPr>
            <w:gridSpan w:val="3"/>
            <w:tcW w:w="3210" w:type="nil"/>
            <w:vAlign w:val="top"/>
            <w:textDirection w:val="lrTb"/>
            <w:noWrap w:val="false"/>
          </w:tcPr>
          <w:p>
            <w:pPr>
              <w:pStyle w:val="885"/>
              <w:rPr>
                <w:sz w:val="20"/>
                <w:lang w:val="en-US"/>
              </w:rPr>
            </w:pPr>
            <w:r>
              <w:rPr>
                <w:sz w:val="20"/>
                <w:lang w:val="en-US"/>
              </w:rPr>
              <w:t xml:space="preserve">Registration</w:t>
            </w:r>
            <w:r>
              <w:rPr>
                <w:sz w:val="20"/>
                <w:lang w:val="en-US"/>
              </w:rPr>
            </w:r>
            <w:r/>
          </w:p>
        </w:tc>
        <w:tc>
          <w:tcPr>
            <w:tcW w:w="3945" w:type="nil"/>
            <w:vAlign w:val="top"/>
            <w:textDirection w:val="lrTb"/>
            <w:noWrap w:val="false"/>
          </w:tcPr>
          <w:p>
            <w:pPr>
              <w:pStyle w:val="885"/>
              <w:rPr>
                <w:sz w:val="20"/>
                <w:lang w:val="en-US"/>
              </w:rPr>
            </w:pPr>
            <w:r>
              <w:rPr>
                <w:sz w:val="20"/>
                <w:lang w:val="en-US"/>
              </w:rPr>
              <w:t xml:space="preserve">Send user data to Database to add a user</w:t>
            </w:r>
            <w:r>
              <w:rPr>
                <w:sz w:val="20"/>
                <w:lang w:val="en-US"/>
              </w:rPr>
            </w:r>
            <w:r/>
          </w:p>
        </w:tc>
      </w:tr>
      <w:tr>
        <w:trPr>
          <w:cantSplit/>
          <w:trHeight w:val="315"/>
        </w:trPr>
        <w:tc>
          <w:tcPr>
            <w:tcW w:w="763" w:type="nil"/>
            <w:vAlign w:val="top"/>
            <w:textDirection w:val="lrTb"/>
            <w:noWrap w:val="false"/>
          </w:tcPr>
          <w:p>
            <w:pPr>
              <w:pStyle w:val="885"/>
              <w:rPr>
                <w:b/>
                <w:sz w:val="20"/>
                <w:lang w:val="en-US"/>
              </w:rPr>
            </w:pPr>
            <w:r>
              <w:rPr>
                <w:b/>
                <w:sz w:val="20"/>
                <w:lang w:val="en-US"/>
              </w:rPr>
              <w:t xml:space="preserve">3</w:t>
            </w:r>
            <w:r>
              <w:rPr>
                <w:b/>
                <w:sz w:val="20"/>
                <w:lang w:val="en-US"/>
              </w:rPr>
            </w:r>
            <w:r/>
          </w:p>
        </w:tc>
        <w:tc>
          <w:tcPr>
            <w:gridSpan w:val="3"/>
            <w:tcW w:w="3210" w:type="nil"/>
            <w:vAlign w:val="top"/>
            <w:textDirection w:val="lrTb"/>
            <w:noWrap w:val="false"/>
          </w:tcPr>
          <w:p>
            <w:pPr>
              <w:pStyle w:val="885"/>
              <w:rPr>
                <w:sz w:val="20"/>
                <w:lang w:val="en-US"/>
              </w:rPr>
            </w:pPr>
            <w:r>
              <w:rPr>
                <w:sz w:val="20"/>
                <w:lang w:val="en-US"/>
              </w:rPr>
              <w:t xml:space="preserve">View Suggestion</w:t>
            </w:r>
            <w:r>
              <w:rPr>
                <w:sz w:val="20"/>
                <w:lang w:val="en-US"/>
              </w:rPr>
            </w:r>
            <w:r/>
          </w:p>
        </w:tc>
        <w:tc>
          <w:tcPr>
            <w:tcW w:w="3945" w:type="nil"/>
            <w:vAlign w:val="top"/>
            <w:textDirection w:val="lrTb"/>
            <w:noWrap w:val="false"/>
          </w:tcPr>
          <w:p>
            <w:pPr>
              <w:pStyle w:val="885"/>
              <w:rPr>
                <w:sz w:val="20"/>
                <w:lang w:val="en-US"/>
              </w:rPr>
            </w:pPr>
            <w:r>
              <w:rPr>
                <w:sz w:val="20"/>
                <w:lang w:val="en-US"/>
              </w:rPr>
              <w:t xml:space="preserve">System will filter design suggestion based on user requirement criteria</w:t>
            </w:r>
            <w:r>
              <w:rPr>
                <w:sz w:val="20"/>
                <w:lang w:val="en-US"/>
              </w:rPr>
            </w:r>
            <w:r/>
          </w:p>
        </w:tc>
      </w:tr>
      <w:tr>
        <w:trPr>
          <w:cantSplit/>
          <w:trHeight w:val="315"/>
        </w:trPr>
        <w:tc>
          <w:tcPr>
            <w:tcW w:w="763" w:type="nil"/>
            <w:vAlign w:val="top"/>
            <w:textDirection w:val="lrTb"/>
            <w:noWrap w:val="false"/>
          </w:tcPr>
          <w:p>
            <w:pPr>
              <w:pStyle w:val="885"/>
              <w:rPr>
                <w:b/>
                <w:sz w:val="20"/>
                <w:lang w:val="en-US"/>
              </w:rPr>
            </w:pPr>
            <w:r>
              <w:rPr>
                <w:b/>
                <w:sz w:val="20"/>
                <w:lang w:val="en-US"/>
              </w:rPr>
              <w:t xml:space="preserve">4</w:t>
            </w:r>
            <w:r>
              <w:rPr>
                <w:b/>
                <w:sz w:val="20"/>
                <w:lang w:val="en-US"/>
              </w:rPr>
            </w:r>
            <w:r/>
          </w:p>
        </w:tc>
        <w:tc>
          <w:tcPr>
            <w:gridSpan w:val="3"/>
            <w:tcW w:w="3210" w:type="nil"/>
            <w:vAlign w:val="top"/>
            <w:textDirection w:val="lrTb"/>
            <w:noWrap w:val="false"/>
          </w:tcPr>
          <w:p>
            <w:pPr>
              <w:pStyle w:val="885"/>
              <w:rPr>
                <w:sz w:val="20"/>
                <w:lang w:val="en-US"/>
              </w:rPr>
            </w:pPr>
            <w:r>
              <w:rPr>
                <w:sz w:val="20"/>
                <w:lang w:val="en-US"/>
              </w:rPr>
              <w:t xml:space="preserve">Fill Recommendation</w:t>
            </w:r>
            <w:r>
              <w:rPr>
                <w:sz w:val="20"/>
                <w:lang w:val="en-US"/>
              </w:rPr>
            </w:r>
            <w:r/>
          </w:p>
        </w:tc>
        <w:tc>
          <w:tcPr>
            <w:tcW w:w="3945" w:type="nil"/>
            <w:vAlign w:val="top"/>
            <w:textDirection w:val="lrTb"/>
            <w:noWrap w:val="false"/>
          </w:tcPr>
          <w:p>
            <w:pPr>
              <w:pStyle w:val="885"/>
              <w:rPr>
                <w:sz w:val="20"/>
                <w:lang w:val="en-US"/>
              </w:rPr>
            </w:pPr>
            <w:r>
              <w:rPr>
                <w:sz w:val="20"/>
                <w:lang w:val="en-US"/>
              </w:rPr>
              <w:t xml:space="preserve">Store and process the info</w:t>
            </w:r>
            <w:r>
              <w:rPr>
                <w:sz w:val="20"/>
                <w:lang w:val="en-US"/>
              </w:rPr>
            </w:r>
            <w:r/>
          </w:p>
        </w:tc>
      </w:tr>
      <w:tr>
        <w:trPr>
          <w:cantSplit/>
          <w:trHeight w:val="315"/>
        </w:trPr>
        <w:tc>
          <w:tcPr>
            <w:tcW w:w="763" w:type="nil"/>
            <w:vAlign w:val="top"/>
            <w:textDirection w:val="lrTb"/>
            <w:noWrap w:val="false"/>
          </w:tcPr>
          <w:p>
            <w:pPr>
              <w:pStyle w:val="885"/>
              <w:rPr>
                <w:b/>
                <w:sz w:val="20"/>
                <w:lang w:val="en-US"/>
              </w:rPr>
            </w:pPr>
            <w:r>
              <w:rPr>
                <w:b/>
                <w:sz w:val="20"/>
                <w:lang w:val="en-US"/>
              </w:rPr>
              <w:t xml:space="preserve">5</w:t>
            </w:r>
            <w:r>
              <w:rPr>
                <w:b/>
                <w:sz w:val="20"/>
                <w:lang w:val="en-US"/>
              </w:rPr>
            </w:r>
            <w:r/>
          </w:p>
        </w:tc>
        <w:tc>
          <w:tcPr>
            <w:gridSpan w:val="3"/>
            <w:tcW w:w="3210" w:type="nil"/>
            <w:vAlign w:val="top"/>
            <w:textDirection w:val="lrTb"/>
            <w:noWrap w:val="false"/>
          </w:tcPr>
          <w:p>
            <w:pPr>
              <w:pStyle w:val="885"/>
              <w:rPr>
                <w:sz w:val="20"/>
                <w:lang w:val="en-US"/>
              </w:rPr>
            </w:pPr>
            <w:r>
              <w:rPr>
                <w:sz w:val="20"/>
                <w:lang w:val="en-US"/>
              </w:rPr>
              <w:t xml:space="preserve">Contact Interior Designer</w:t>
            </w:r>
            <w:r>
              <w:rPr>
                <w:sz w:val="20"/>
                <w:lang w:val="en-US"/>
              </w:rPr>
            </w:r>
            <w:r/>
          </w:p>
        </w:tc>
        <w:tc>
          <w:tcPr>
            <w:tcW w:w="3945" w:type="nil"/>
            <w:vAlign w:val="top"/>
            <w:textDirection w:val="lrTb"/>
            <w:noWrap w:val="false"/>
          </w:tcPr>
          <w:p>
            <w:pPr>
              <w:pStyle w:val="885"/>
              <w:rPr>
                <w:sz w:val="20"/>
                <w:lang w:val="en-US"/>
              </w:rPr>
            </w:pPr>
            <w:r>
              <w:rPr>
                <w:sz w:val="20"/>
                <w:lang w:val="en-US"/>
              </w:rPr>
              <w:t xml:space="preserve">System will direct the user to chats area</w:t>
            </w:r>
            <w:r>
              <w:rPr>
                <w:sz w:val="20"/>
                <w:lang w:val="en-US"/>
              </w:rPr>
            </w:r>
            <w:r/>
          </w:p>
        </w:tc>
      </w:tr>
      <w:tr>
        <w:trPr>
          <w:cantSplit/>
          <w:trHeight w:val="315"/>
        </w:trPr>
        <w:tc>
          <w:tcPr>
            <w:tcW w:w="763" w:type="nil"/>
            <w:vAlign w:val="top"/>
            <w:textDirection w:val="lrTb"/>
            <w:noWrap w:val="false"/>
          </w:tcPr>
          <w:p>
            <w:pPr>
              <w:pStyle w:val="885"/>
              <w:rPr>
                <w:b/>
                <w:sz w:val="20"/>
                <w:lang w:val="en-US"/>
              </w:rPr>
            </w:pPr>
            <w:r>
              <w:rPr>
                <w:b/>
                <w:sz w:val="20"/>
                <w:lang w:val="en-US"/>
              </w:rPr>
              <w:t xml:space="preserve">6</w:t>
            </w:r>
            <w:r>
              <w:rPr>
                <w:b/>
                <w:sz w:val="20"/>
                <w:lang w:val="en-US"/>
              </w:rPr>
            </w:r>
            <w:r/>
          </w:p>
        </w:tc>
        <w:tc>
          <w:tcPr>
            <w:gridSpan w:val="3"/>
            <w:tcW w:w="3210" w:type="nil"/>
            <w:vAlign w:val="top"/>
            <w:textDirection w:val="lrTb"/>
            <w:noWrap w:val="false"/>
          </w:tcPr>
          <w:p>
            <w:pPr>
              <w:pStyle w:val="885"/>
              <w:rPr>
                <w:sz w:val="20"/>
                <w:lang w:val="en-US"/>
              </w:rPr>
            </w:pPr>
            <w:r>
              <w:rPr>
                <w:sz w:val="20"/>
                <w:lang w:val="en-US"/>
              </w:rPr>
              <w:t xml:space="preserve">Add/Delete Design</w:t>
            </w:r>
            <w:r>
              <w:rPr>
                <w:sz w:val="20"/>
                <w:lang w:val="en-US"/>
              </w:rPr>
            </w:r>
            <w:r/>
          </w:p>
        </w:tc>
        <w:tc>
          <w:tcPr>
            <w:tcW w:w="3945" w:type="nil"/>
            <w:vAlign w:val="top"/>
            <w:textDirection w:val="lrTb"/>
            <w:noWrap w:val="false"/>
          </w:tcPr>
          <w:p>
            <w:pPr>
              <w:pStyle w:val="885"/>
              <w:rPr>
                <w:sz w:val="20"/>
                <w:lang w:val="en-US"/>
              </w:rPr>
            </w:pPr>
            <w:r>
              <w:rPr>
                <w:sz w:val="20"/>
                <w:lang w:val="en-US"/>
              </w:rPr>
              <w:t xml:space="preserve">System will add and delete products from database</w:t>
            </w:r>
            <w:r>
              <w:rPr>
                <w:sz w:val="20"/>
                <w:lang w:val="en-US"/>
              </w:rPr>
            </w:r>
            <w:r/>
          </w:p>
        </w:tc>
      </w:tr>
      <w:tr>
        <w:trPr>
          <w:cantSplit/>
          <w:trHeight w:val="345"/>
        </w:trPr>
        <w:tc>
          <w:tcPr>
            <w:gridSpan w:val="5"/>
            <w:tcW w:w="7918" w:type="nil"/>
            <w:vAlign w:val="top"/>
            <w:textDirection w:val="lrTb"/>
            <w:noWrap w:val="false"/>
          </w:tcPr>
          <w:p>
            <w:pPr>
              <w:pStyle w:val="885"/>
              <w:rPr>
                <w:b/>
                <w:sz w:val="20"/>
              </w:rPr>
            </w:pPr>
            <w:r>
              <w:rPr>
                <w:b/>
                <w:sz w:val="20"/>
              </w:rPr>
              <w:t xml:space="preserve">Alternate Scenarios: </w:t>
            </w:r>
            <w:r>
              <w:rPr>
                <w:i/>
                <w:sz w:val="20"/>
              </w:rPr>
              <w:t xml:space="preserve">.</w:t>
            </w:r>
            <w:r>
              <w:rPr>
                <w:b/>
                <w:sz w:val="20"/>
              </w:rPr>
            </w:r>
            <w:r/>
          </w:p>
        </w:tc>
      </w:tr>
      <w:tr>
        <w:trPr>
          <w:cantSplit/>
          <w:trHeight w:val="1425"/>
        </w:trPr>
        <w:tc>
          <w:tcPr>
            <w:gridSpan w:val="5"/>
            <w:tcW w:w="7918" w:type="nil"/>
            <w:vAlign w:val="top"/>
            <w:textDirection w:val="lrTb"/>
            <w:noWrap w:val="false"/>
          </w:tcPr>
          <w:p>
            <w:pPr>
              <w:pStyle w:val="885"/>
              <w:rPr>
                <w:b/>
                <w:bCs/>
                <w:iCs/>
                <w:sz w:val="20"/>
                <w:lang w:val="en-US"/>
              </w:rPr>
            </w:pPr>
            <w:r>
              <w:rPr>
                <w:b/>
                <w:bCs/>
                <w:iCs/>
                <w:sz w:val="20"/>
              </w:rPr>
              <w:t xml:space="preserve">1a:</w:t>
            </w:r>
            <w:r>
              <w:rPr>
                <w:b/>
                <w:bCs/>
                <w:iCs/>
                <w:sz w:val="20"/>
                <w:lang w:val="en-US"/>
              </w:rPr>
              <w:t xml:space="preserve"> At  any time system fails,</w:t>
            </w:r>
            <w:r>
              <w:rPr>
                <w:b/>
                <w:bCs/>
                <w:iCs/>
                <w:sz w:val="20"/>
                <w:lang w:val="en-US"/>
              </w:rPr>
            </w:r>
            <w:r/>
          </w:p>
          <w:p>
            <w:pPr>
              <w:pStyle w:val="885"/>
              <w:rPr>
                <w:b w:val="0"/>
                <w:bCs w:val="0"/>
                <w:iCs/>
                <w:sz w:val="20"/>
                <w:lang w:val="en-US"/>
              </w:rPr>
            </w:pPr>
            <w:r>
              <w:rPr>
                <w:b/>
                <w:bCs/>
                <w:iCs/>
                <w:sz w:val="20"/>
                <w:lang w:val="en-US"/>
              </w:rPr>
              <w:t xml:space="preserve">       </w:t>
            </w:r>
            <w:r>
              <w:rPr>
                <w:b w:val="0"/>
                <w:bCs w:val="0"/>
                <w:iCs/>
                <w:sz w:val="20"/>
                <w:lang w:val="en-US"/>
              </w:rPr>
              <w:t xml:space="preserve">To support recovery system,ensure that system will persist sensitive state and events can be recovered </w:t>
            </w:r>
            <w:r>
              <w:rPr>
                <w:b w:val="0"/>
                <w:bCs w:val="0"/>
                <w:iCs/>
                <w:sz w:val="20"/>
                <w:lang w:val="en-US"/>
              </w:rPr>
            </w:r>
            <w:r/>
          </w:p>
          <w:p>
            <w:pPr>
              <w:pStyle w:val="885"/>
              <w:rPr>
                <w:b/>
                <w:bCs/>
                <w:iCs/>
                <w:sz w:val="20"/>
              </w:rPr>
            </w:pPr>
            <w:r>
              <w:rPr>
                <w:b/>
                <w:bCs/>
                <w:iCs/>
                <w:sz w:val="20"/>
              </w:rPr>
            </w:r>
            <w:r/>
          </w:p>
          <w:p>
            <w:pPr>
              <w:pStyle w:val="885"/>
              <w:rPr>
                <w:b/>
                <w:bCs/>
                <w:iCs/>
                <w:sz w:val="20"/>
                <w:lang w:val="en-US"/>
              </w:rPr>
            </w:pPr>
            <w:r>
              <w:rPr>
                <w:b/>
                <w:bCs/>
                <w:iCs/>
                <w:sz w:val="20"/>
              </w:rPr>
              <w:t xml:space="preserve">2a:</w:t>
            </w:r>
            <w:r>
              <w:rPr>
                <w:b/>
                <w:bCs/>
                <w:iCs/>
                <w:sz w:val="20"/>
                <w:lang w:val="en-US"/>
              </w:rPr>
              <w:t xml:space="preserve"> At any Time user will forgot his id,</w:t>
            </w:r>
            <w:r>
              <w:rPr>
                <w:b/>
                <w:bCs/>
                <w:iCs/>
                <w:sz w:val="20"/>
                <w:lang w:val="en-US"/>
              </w:rPr>
            </w:r>
            <w:r/>
          </w:p>
          <w:p>
            <w:pPr>
              <w:pStyle w:val="885"/>
              <w:rPr>
                <w:b/>
                <w:bCs/>
                <w:iCs/>
                <w:sz w:val="20"/>
                <w:lang w:val="en-US"/>
              </w:rPr>
            </w:pPr>
            <w:r>
              <w:rPr>
                <w:b/>
                <w:bCs/>
                <w:iCs/>
                <w:sz w:val="20"/>
                <w:lang w:val="en-US"/>
              </w:rPr>
              <w:t xml:space="preserve">    </w:t>
            </w:r>
            <w:r>
              <w:rPr>
                <w:b w:val="0"/>
                <w:bCs w:val="0"/>
                <w:iCs/>
                <w:sz w:val="20"/>
                <w:lang w:val="en-US"/>
              </w:rPr>
              <w:t xml:space="preserve"> System should provide the mechanism to recover his account</w:t>
            </w:r>
            <w:r>
              <w:rPr>
                <w:b/>
                <w:bCs/>
                <w:iCs/>
                <w:sz w:val="20"/>
                <w:lang w:val="en-US"/>
              </w:rPr>
            </w:r>
            <w:r/>
          </w:p>
          <w:p>
            <w:pPr>
              <w:pStyle w:val="885"/>
              <w:rPr>
                <w:b/>
                <w:bCs/>
                <w:iCs/>
                <w:sz w:val="20"/>
              </w:rPr>
            </w:pPr>
            <w:r>
              <w:rPr>
                <w:b/>
                <w:bCs/>
                <w:iCs/>
                <w:sz w:val="20"/>
              </w:rPr>
            </w:r>
            <w:r/>
          </w:p>
        </w:tc>
      </w:tr>
      <w:tr>
        <w:trPr>
          <w:cantSplit/>
          <w:trHeight w:val="315"/>
        </w:trPr>
        <w:tc>
          <w:tcPr>
            <w:gridSpan w:val="5"/>
            <w:tcW w:w="7918" w:type="nil"/>
            <w:vAlign w:val="top"/>
            <w:textDirection w:val="lrTb"/>
            <w:noWrap w:val="false"/>
          </w:tcPr>
          <w:p>
            <w:pPr>
              <w:pStyle w:val="885"/>
              <w:rPr>
                <w:b/>
                <w:sz w:val="20"/>
              </w:rPr>
            </w:pPr>
            <w:r>
              <w:rPr>
                <w:b/>
                <w:sz w:val="22"/>
              </w:rPr>
              <w:t xml:space="preserve">Post Conditions </w:t>
            </w:r>
            <w:r>
              <w:rPr>
                <w:b/>
                <w:sz w:val="20"/>
              </w:rPr>
            </w:r>
            <w:r/>
          </w:p>
        </w:tc>
      </w:tr>
      <w:tr>
        <w:trPr>
          <w:cantSplit/>
          <w:trHeight w:val="315"/>
        </w:trPr>
        <w:tc>
          <w:tcPr>
            <w:tcW w:w="763" w:type="nil"/>
            <w:vAlign w:val="top"/>
            <w:textDirection w:val="lrTb"/>
            <w:noWrap w:val="false"/>
          </w:tcPr>
          <w:p>
            <w:pPr>
              <w:pStyle w:val="885"/>
              <w:rPr>
                <w:b/>
                <w:sz w:val="20"/>
              </w:rPr>
            </w:pPr>
            <w:r>
              <w:rPr>
                <w:b/>
                <w:sz w:val="20"/>
              </w:rPr>
              <w:t xml:space="preserve">Step#</w:t>
            </w:r>
            <w:r>
              <w:rPr>
                <w:b/>
                <w:sz w:val="20"/>
              </w:rPr>
            </w:r>
            <w:r/>
          </w:p>
        </w:tc>
        <w:tc>
          <w:tcPr>
            <w:gridSpan w:val="4"/>
            <w:tcW w:w="7155" w:type="nil"/>
            <w:vAlign w:val="top"/>
            <w:textDirection w:val="lrTb"/>
            <w:noWrap w:val="false"/>
          </w:tcPr>
          <w:p>
            <w:pPr>
              <w:pStyle w:val="885"/>
              <w:rPr>
                <w:b/>
                <w:sz w:val="20"/>
              </w:rPr>
            </w:pPr>
            <w:r>
              <w:rPr>
                <w:b/>
                <w:sz w:val="20"/>
              </w:rPr>
              <w:t xml:space="preserve">Description</w:t>
            </w:r>
            <w:r>
              <w:rPr>
                <w:b/>
                <w:sz w:val="20"/>
              </w:rPr>
            </w:r>
            <w:r/>
          </w:p>
        </w:tc>
      </w:tr>
      <w:tr>
        <w:trPr>
          <w:cantSplit/>
          <w:trHeight w:val="315"/>
        </w:trPr>
        <w:tc>
          <w:tcPr>
            <w:tcW w:w="763" w:type="nil"/>
            <w:vAlign w:val="top"/>
            <w:textDirection w:val="lrTb"/>
            <w:noWrap w:val="false"/>
          </w:tcPr>
          <w:p>
            <w:pPr>
              <w:pStyle w:val="885"/>
              <w:rPr>
                <w:b/>
                <w:sz w:val="20"/>
              </w:rPr>
            </w:pPr>
            <w:r>
              <w:rPr>
                <w:b/>
                <w:sz w:val="20"/>
              </w:rPr>
              <w:t xml:space="preserve">1</w:t>
            </w:r>
            <w:r>
              <w:rPr>
                <w:b/>
                <w:sz w:val="20"/>
              </w:rPr>
            </w:r>
            <w:r/>
          </w:p>
        </w:tc>
        <w:tc>
          <w:tcPr>
            <w:gridSpan w:val="4"/>
            <w:tcW w:w="7155" w:type="nil"/>
            <w:vAlign w:val="top"/>
            <w:textDirection w:val="lrTb"/>
            <w:noWrap w:val="false"/>
          </w:tcPr>
          <w:p>
            <w:pPr>
              <w:pStyle w:val="885"/>
              <w:rPr>
                <w:i/>
                <w:sz w:val="20"/>
                <w:lang w:val="en-US"/>
              </w:rPr>
            </w:pPr>
            <w:r>
              <w:rPr>
                <w:i/>
                <w:sz w:val="20"/>
                <w:lang w:val="en-US"/>
              </w:rPr>
              <w:t xml:space="preserve">User successfully logged in</w:t>
            </w:r>
            <w:r>
              <w:rPr>
                <w:i/>
                <w:sz w:val="20"/>
                <w:lang w:val="en-US"/>
              </w:rPr>
            </w:r>
            <w:r/>
          </w:p>
        </w:tc>
      </w:tr>
      <w:tr>
        <w:trPr>
          <w:cantSplit/>
          <w:trHeight w:val="315"/>
        </w:trPr>
        <w:tc>
          <w:tcPr>
            <w:tcW w:w="763" w:type="nil"/>
            <w:vAlign w:val="top"/>
            <w:textDirection w:val="lrTb"/>
            <w:noWrap w:val="false"/>
          </w:tcPr>
          <w:p>
            <w:pPr>
              <w:pStyle w:val="885"/>
              <w:rPr>
                <w:b/>
                <w:sz w:val="20"/>
              </w:rPr>
            </w:pPr>
            <w:r>
              <w:rPr>
                <w:b/>
                <w:sz w:val="20"/>
              </w:rPr>
              <w:t xml:space="preserve">2</w:t>
            </w:r>
            <w:r>
              <w:rPr>
                <w:b/>
                <w:sz w:val="20"/>
              </w:rPr>
            </w:r>
            <w:r/>
          </w:p>
        </w:tc>
        <w:tc>
          <w:tcPr>
            <w:gridSpan w:val="4"/>
            <w:tcW w:w="7155" w:type="nil"/>
            <w:vAlign w:val="top"/>
            <w:textDirection w:val="lrTb"/>
            <w:noWrap w:val="false"/>
          </w:tcPr>
          <w:p>
            <w:pPr>
              <w:pStyle w:val="885"/>
              <w:rPr>
                <w:b w:val="0"/>
                <w:bCs/>
                <w:sz w:val="16"/>
                <w:szCs w:val="21"/>
                <w:lang w:val="en-US"/>
              </w:rPr>
            </w:pPr>
            <w:r>
              <w:rPr>
                <w:rFonts w:ascii="Times New Roman" w:hAnsi="Times New Roman" w:eastAsia="SimSun"/>
                <w:sz w:val="21"/>
                <w:szCs w:val="21"/>
              </w:rPr>
              <w:t xml:space="preserve">Change made by admin will store on the database and retrieved when require</w:t>
            </w:r>
            <w:r>
              <w:rPr>
                <w:b w:val="0"/>
                <w:bCs/>
                <w:sz w:val="16"/>
                <w:szCs w:val="21"/>
                <w:lang w:val="en-US"/>
              </w:rPr>
            </w:r>
            <w:r/>
          </w:p>
        </w:tc>
      </w:tr>
      <w:tr>
        <w:trPr>
          <w:cantSplit/>
          <w:trHeight w:val="315"/>
        </w:trPr>
        <w:tc>
          <w:tcPr>
            <w:gridSpan w:val="3"/>
            <w:tcW w:w="2700" w:type="nil"/>
            <w:vAlign w:val="top"/>
            <w:textDirection w:val="lrTb"/>
            <w:noWrap w:val="false"/>
          </w:tcPr>
          <w:p>
            <w:pPr>
              <w:pStyle w:val="885"/>
              <w:rPr>
                <w:b/>
                <w:sz w:val="20"/>
              </w:rPr>
            </w:pPr>
            <w:r>
              <w:rPr>
                <w:b/>
                <w:sz w:val="20"/>
              </w:rPr>
              <w:t xml:space="preserve">User Interface reference</w:t>
            </w:r>
            <w:r>
              <w:rPr>
                <w:b/>
                <w:sz w:val="20"/>
              </w:rPr>
            </w:r>
            <w:r/>
          </w:p>
        </w:tc>
        <w:tc>
          <w:tcPr>
            <w:gridSpan w:val="2"/>
            <w:tcW w:w="5218" w:type="nil"/>
            <w:vAlign w:val="top"/>
            <w:textDirection w:val="lrTb"/>
            <w:noWrap w:val="false"/>
          </w:tcPr>
          <w:p>
            <w:pPr>
              <w:pStyle w:val="885"/>
              <w:rPr>
                <w:i/>
                <w:sz w:val="20"/>
              </w:rPr>
            </w:pPr>
            <w:r>
              <w:rPr>
                <w:i/>
                <w:sz w:val="20"/>
              </w:rPr>
              <w:t xml:space="preserve">List user interface(s) that are related to this use case. Use numbered list in case of more than one user interface elements. </w:t>
            </w:r>
            <w:r>
              <w:rPr>
                <w:i/>
                <w:sz w:val="20"/>
              </w:rPr>
            </w:r>
            <w:r/>
          </w:p>
        </w:tc>
      </w:tr>
      <w:tr>
        <w:trPr>
          <w:cantSplit/>
          <w:trHeight w:val="315"/>
        </w:trPr>
        <w:tc>
          <w:tcPr>
            <w:gridSpan w:val="5"/>
            <w:tcW w:w="7918" w:type="nil"/>
            <w:vAlign w:val="top"/>
            <w:textDirection w:val="lrTb"/>
            <w:noWrap w:val="false"/>
          </w:tcPr>
          <w:p>
            <w:pPr>
              <w:pStyle w:val="885"/>
              <w:rPr>
                <w:b/>
                <w:bCs w:val="0"/>
                <w:sz w:val="20"/>
                <w:u w:val="none"/>
              </w:rPr>
            </w:pPr>
            <w:ins w:id="4" w:author="Maryum Xedi" w:date="2002-04-03T20:08:00Z">
              <w:r>
                <w:rPr>
                  <w:b/>
                  <w:bCs w:val="0"/>
                  <w:sz w:val="20"/>
                  <w:u w:val="none"/>
                </w:rPr>
                <w:t xml:space="preserve">Concurrency and Response</w:t>
              </w:r>
            </w:ins>
            <w:ins w:id="5" w:author="Maryum Xedi" w:date="2022-07-05T04:52:17Z">
              <w:r>
                <w:rPr>
                  <w:b/>
                  <w:bCs w:val="0"/>
                  <w:sz w:val="20"/>
                  <w:u w:val="none"/>
                </w:rPr>
                <w:br/>
              </w:r>
            </w:ins>
            <w:ins w:id="6" w:author="Maryum Xedi" w:date="2002-04-03T20:08:00Z">
              <w:r>
                <w:rPr>
                  <w:b/>
                  <w:bCs w:val="0"/>
                  <w:sz w:val="20"/>
                  <w:u w:val="none"/>
                </w:rPr>
              </w:r>
            </w:ins>
            <w:r/>
          </w:p>
          <w:p>
            <w:pPr>
              <w:pStyle w:val="885"/>
              <w:numPr>
                <w:ilvl w:val="0"/>
                <w:numId w:val="8"/>
              </w:numPr>
              <w:tabs>
                <w:tab w:val="left" w:pos="360" w:leader="none"/>
              </w:tabs>
              <w:rPr>
                <w:b/>
                <w:bCs w:val="0"/>
                <w:i/>
                <w:sz w:val="20"/>
                <w:u w:val="none"/>
              </w:rPr>
            </w:pPr>
            <w:r>
              <w:rPr>
                <w:b/>
                <w:bCs w:val="0"/>
                <w:i/>
                <w:sz w:val="20"/>
                <w:u w:val="none"/>
                <w:lang w:val="en-US"/>
              </w:rPr>
              <w:t xml:space="preserve">2 users(customer and Interior Designer </w:t>
            </w:r>
            <w:r>
              <w:rPr>
                <w:b/>
                <w:bCs w:val="0"/>
                <w:i/>
                <w:sz w:val="20"/>
                <w:u w:val="none"/>
              </w:rPr>
            </w:r>
            <w:r/>
          </w:p>
          <w:p>
            <w:pPr>
              <w:pStyle w:val="885"/>
              <w:numPr>
                <w:ilvl w:val="0"/>
                <w:numId w:val="8"/>
              </w:numPr>
              <w:tabs>
                <w:tab w:val="left" w:pos="360" w:leader="none"/>
              </w:tabs>
              <w:rPr>
                <w:b/>
                <w:bCs w:val="0"/>
                <w:i/>
                <w:sz w:val="20"/>
                <w:u w:val="none"/>
              </w:rPr>
            </w:pPr>
            <w:r>
              <w:rPr>
                <w:b/>
                <w:bCs w:val="0"/>
                <w:i/>
                <w:sz w:val="20"/>
                <w:u w:val="none"/>
                <w:lang w:val="en-US"/>
              </w:rPr>
              <w:t xml:space="preserve">Expected response Time 10 sec</w:t>
            </w:r>
            <w:r>
              <w:rPr>
                <w:b/>
                <w:bCs w:val="0"/>
                <w:i/>
                <w:sz w:val="20"/>
                <w:u w:val="none"/>
              </w:rPr>
            </w:r>
            <w:r/>
          </w:p>
          <w:p>
            <w:pPr>
              <w:pStyle w:val="885"/>
              <w:numPr>
                <w:ilvl w:val="0"/>
                <w:numId w:val="0"/>
              </w:numPr>
              <w:tabs>
                <w:tab w:val="left" w:pos="360" w:leader="none"/>
              </w:tabs>
              <w:rPr>
                <w:b/>
                <w:bCs w:val="0"/>
                <w:i/>
                <w:sz w:val="20"/>
                <w:u w:val="none"/>
                <w:lang w:val="en-US"/>
              </w:rPr>
            </w:pPr>
            <w:r>
              <w:rPr>
                <w:b/>
                <w:bCs w:val="0"/>
                <w:i/>
                <w:sz w:val="20"/>
                <w:u w:val="none"/>
                <w:lang w:val="en-US"/>
              </w:rPr>
            </w:r>
            <w:r/>
          </w:p>
          <w:p>
            <w:pPr>
              <w:pStyle w:val="885"/>
              <w:rPr>
                <w:i/>
                <w:sz w:val="20"/>
              </w:rPr>
            </w:pPr>
            <w:ins w:id="7" w:author="Maryum Xedi" w:date="2002-04-03T20:08:00Z">
              <w:r>
                <w:rPr>
                  <w:i/>
                  <w:sz w:val="20"/>
                </w:rPr>
              </w:r>
            </w:ins>
            <w:r/>
          </w:p>
        </w:tc>
      </w:tr>
    </w:tbl>
    <w:p>
      <w:pPr>
        <w:pStyle w:val="885"/>
        <w:rPr>
          <w:sz w:val="20"/>
        </w:rPr>
      </w:pPr>
      <w:r>
        <w:rPr>
          <w:sz w:val="20"/>
        </w:rPr>
      </w:r>
      <w:r/>
    </w:p>
    <w:p>
      <w:pPr>
        <w:pStyle w:val="885"/>
        <w:rPr>
          <w:sz w:val="20"/>
        </w:rPr>
      </w:pPr>
      <w:r>
        <w:rPr>
          <w:sz w:val="20"/>
        </w:rPr>
      </w:r>
      <w:r/>
    </w:p>
    <w:p>
      <w:pPr>
        <w:pStyle w:val="885"/>
        <w:rPr>
          <w:sz w:val="20"/>
        </w:rPr>
      </w:pPr>
      <w:r>
        <w:rPr>
          <w:sz w:val="20"/>
        </w:rPr>
      </w:r>
      <w:r/>
    </w:p>
    <w:p>
      <w:pPr>
        <w:pStyle w:val="885"/>
        <w:rPr>
          <w:sz w:val="20"/>
        </w:rPr>
      </w:pPr>
      <w:r>
        <w:rPr>
          <w:sz w:val="20"/>
        </w:rPr>
      </w:r>
      <w:r/>
    </w:p>
    <w:p>
      <w:pPr>
        <w:pStyle w:val="886"/>
        <w:ind w:left="360" w:firstLine="0"/>
        <w:tabs>
          <w:tab w:val="left" w:pos="360" w:leader="none"/>
        </w:tabs>
      </w:pPr>
      <w:r>
        <w:t xml:space="preserve">13 . </w:t>
      </w:r>
      <w:bookmarkStart w:id="103" w:name="_Toc51413214"/>
      <w:r/>
      <w:bookmarkEnd w:id="103"/>
      <w:r/>
      <w:bookmarkStart w:id="104" w:name="_Toc51414768"/>
      <w:r/>
      <w:bookmarkEnd w:id="104"/>
      <w:r/>
      <w:bookmarkStart w:id="105" w:name="_Toc51413059"/>
      <w:r/>
      <w:bookmarkEnd w:id="105"/>
      <w:r/>
      <w:bookmarkStart w:id="106" w:name="_Toc51413183"/>
      <w:r/>
      <w:bookmarkEnd w:id="106"/>
      <w:r/>
      <w:bookmarkStart w:id="107" w:name="_Toc51414600"/>
      <w:r/>
      <w:bookmarkEnd w:id="107"/>
      <w:r/>
      <w:bookmarkStart w:id="108" w:name="_Toc51264306"/>
      <w:r/>
      <w:bookmarkStart w:id="109" w:name="_Toc51415516"/>
      <w:r>
        <w:t xml:space="preserve">Graphical User Interface</w:t>
      </w:r>
      <w:bookmarkEnd w:id="108"/>
      <w:r>
        <w:t xml:space="preserve">s</w:t>
      </w:r>
      <w:bookmarkEnd w:id="109"/>
      <w:r/>
      <w:r/>
    </w:p>
    <w:p>
      <w:r/>
      <w:r/>
    </w:p>
    <w:p>
      <w:r/>
      <w:r/>
    </w:p>
    <w:p>
      <w:pPr>
        <w:pStyle w:val="885"/>
      </w:pPr>
      <w:r/>
      <w:r/>
    </w:p>
    <w:tbl>
      <w:tblPr>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4845"/>
      </w:tblGrid>
      <w:tr>
        <w:trPr>
          <w:cantSplit/>
          <w:trHeight w:val="242"/>
        </w:trPr>
        <w:tc>
          <w:tcPr>
            <w:gridSpan w:val="2"/>
            <w:tcW w:w="7740" w:type="nil"/>
            <w:vAlign w:val="top"/>
            <w:textDirection w:val="lrTb"/>
            <w:noWrap w:val="false"/>
          </w:tcPr>
          <w:p>
            <w:pPr>
              <w:pStyle w:val="885"/>
              <w:jc w:val="center"/>
              <w:rPr>
                <w:b/>
                <w:sz w:val="28"/>
              </w:rPr>
            </w:pPr>
            <w:r>
              <w:rPr>
                <w:b/>
                <w:sz w:val="28"/>
              </w:rPr>
              <w:t xml:space="preserve">&lt;1: Welcome Screen&gt;</w:t>
            </w:r>
            <w:r>
              <w:rPr>
                <w:b/>
                <w:sz w:val="28"/>
              </w:rPr>
            </w:r>
            <w:r/>
          </w:p>
        </w:tc>
      </w:tr>
      <w:tr>
        <w:trPr>
          <w:trHeight w:val="225"/>
        </w:trPr>
        <w:tc>
          <w:tcPr>
            <w:tcW w:w="2895" w:type="nil"/>
            <w:vAlign w:val="top"/>
            <w:textDirection w:val="lrTb"/>
            <w:noWrap w:val="false"/>
          </w:tcPr>
          <w:p>
            <w:pPr>
              <w:pStyle w:val="885"/>
              <w:rPr>
                <w:b/>
                <w:sz w:val="20"/>
              </w:rPr>
            </w:pPr>
            <w:r>
              <w:rPr>
                <w:b/>
                <w:sz w:val="20"/>
              </w:rPr>
              <w:t xml:space="preserve">Interface Id.</w:t>
            </w:r>
            <w:r>
              <w:rPr>
                <w:b/>
                <w:sz w:val="20"/>
              </w:rPr>
            </w:r>
            <w:r/>
          </w:p>
        </w:tc>
        <w:tc>
          <w:tcPr>
            <w:tcW w:w="4845" w:type="nil"/>
            <w:vAlign w:val="top"/>
            <w:textDirection w:val="lrTb"/>
            <w:noWrap w:val="false"/>
          </w:tcPr>
          <w:p>
            <w:pPr>
              <w:pStyle w:val="885"/>
              <w:rPr>
                <w:i/>
                <w:sz w:val="20"/>
              </w:rPr>
            </w:pPr>
            <w:r>
              <w:rPr>
                <w:i/>
                <w:sz w:val="20"/>
              </w:rPr>
              <w:t xml:space="preserve">1</w:t>
            </w:r>
            <w:r/>
          </w:p>
        </w:tc>
      </w:tr>
      <w:tr>
        <w:trPr>
          <w:trHeight w:val="225"/>
        </w:trPr>
        <w:tc>
          <w:tcPr>
            <w:tcW w:w="2895" w:type="nil"/>
            <w:vAlign w:val="top"/>
            <w:textDirection w:val="lrTb"/>
            <w:noWrap w:val="false"/>
          </w:tcPr>
          <w:p>
            <w:pPr>
              <w:pStyle w:val="885"/>
              <w:rPr>
                <w:b/>
                <w:sz w:val="20"/>
              </w:rPr>
            </w:pPr>
            <w:r>
              <w:rPr>
                <w:b/>
                <w:sz w:val="20"/>
              </w:rPr>
              <w:t xml:space="preserve">Use case Reference</w:t>
            </w:r>
            <w:r>
              <w:rPr>
                <w:b/>
                <w:sz w:val="20"/>
              </w:rPr>
            </w:r>
            <w:r/>
          </w:p>
        </w:tc>
        <w:tc>
          <w:tcPr>
            <w:tcW w:w="4845" w:type="nil"/>
            <w:vAlign w:val="top"/>
            <w:textDirection w:val="lrTb"/>
            <w:noWrap w:val="false"/>
          </w:tcPr>
          <w:p>
            <w:pPr>
              <w:pStyle w:val="885"/>
              <w:rPr>
                <w:i/>
                <w:sz w:val="20"/>
              </w:rPr>
            </w:pPr>
            <w:r>
              <w:rPr>
                <w:i/>
                <w:sz w:val="20"/>
              </w:rPr>
              <w:t xml:space="preserve">UC1</w:t>
            </w:r>
            <w:r/>
          </w:p>
        </w:tc>
      </w:tr>
      <w:tr>
        <w:trPr>
          <w:trHeight w:val="300"/>
        </w:trPr>
        <w:tc>
          <w:tcPr>
            <w:gridSpan w:val="2"/>
            <w:tcW w:w="7740" w:type="nil"/>
            <w:vAlign w:val="top"/>
            <w:textDirection w:val="lrTb"/>
            <w:noWrap w:val="false"/>
          </w:tcPr>
          <w:p>
            <w:pPr>
              <w:pStyle w:val="885"/>
              <w:rPr>
                <w:b/>
                <w:sz w:val="20"/>
              </w:rPr>
            </w:pPr>
            <w:r>
              <w:rPr>
                <w:b/>
                <w:sz w:val="20"/>
              </w:rPr>
              <w:t xml:space="preserve">Snapshot</w:t>
            </w:r>
            <w:r>
              <w:rPr>
                <w:b/>
                <w:sz w:val="20"/>
              </w:rPr>
            </w:r>
            <w:r/>
          </w:p>
        </w:tc>
      </w:tr>
      <w:tr>
        <w:trPr>
          <w:trHeight w:val="2325"/>
        </w:trPr>
        <w:tc>
          <w:tcPr>
            <w:gridSpan w:val="2"/>
            <w:tcW w:w="7740" w:type="nil"/>
            <w:vAlign w:val="top"/>
            <w:textDirection w:val="lrTb"/>
            <w:noWrap w:val="false"/>
          </w:tcPr>
          <w:p>
            <w:pPr>
              <w:pStyle w:val="885"/>
              <w:jc w:val="center"/>
              <w:rPr>
                <w:i/>
                <w:sz w:val="20"/>
              </w:rPr>
            </w:pPr>
            <w:r>
              <w:rPr>
                <w:sz w:val="20"/>
              </w:rPr>
            </w:r>
            <w:r>
              <w:rPr>
                <w:sz w:val="20"/>
              </w:rPr>
              <mc:AlternateContent>
                <mc:Choice Requires="wpg">
                  <w:drawing>
                    <wp:inline xmlns:wp="http://schemas.openxmlformats.org/drawingml/2006/wordprocessingDrawing" distT="0" distB="0" distL="0" distR="0">
                      <wp:extent cx="4449991" cy="191861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7589" name="" hidden="0"/>
                              <pic:cNvPicPr>
                                <a:picLocks noChangeAspect="1"/>
                              </pic:cNvPicPr>
                              <pic:nvPr isPhoto="0" userDrawn="0"/>
                            </pic:nvPicPr>
                            <pic:blipFill>
                              <a:blip r:embed="rId21"/>
                              <a:stretch/>
                            </pic:blipFill>
                            <pic:spPr bwMode="auto">
                              <a:xfrm flipH="0" flipV="0">
                                <a:off x="0" y="0"/>
                                <a:ext cx="4449991" cy="1918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50.4pt;height:151.1pt;" stroked="false">
                      <v:path textboxrect="0,0,0,0"/>
                      <v:imagedata r:id="rId21" o:title=""/>
                    </v:shape>
                  </w:pict>
                </mc:Fallback>
              </mc:AlternateContent>
            </w:r>
            <w:r>
              <w:rPr>
                <w:sz w:val="20"/>
              </w:rPr>
            </w:r>
            <w:r/>
          </w:p>
        </w:tc>
      </w:tr>
      <w:tr>
        <w:trPr>
          <w:cantSplit/>
          <w:trHeight w:val="195"/>
        </w:trPr>
        <w:tc>
          <w:tcPr>
            <w:gridSpan w:val="2"/>
            <w:tcW w:w="7740" w:type="nil"/>
            <w:vAlign w:val="top"/>
            <w:textDirection w:val="lrTb"/>
            <w:noWrap w:val="false"/>
          </w:tcPr>
          <w:p>
            <w:r/>
            <w:r/>
          </w:p>
        </w:tc>
      </w:tr>
    </w:tbl>
    <w:p>
      <w:r/>
      <w:r/>
    </w:p>
    <w:p>
      <w:pPr>
        <w:pStyle w:val="885"/>
      </w:pPr>
      <w:r/>
      <w:r/>
    </w:p>
    <w:tbl>
      <w:tblPr>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4845"/>
      </w:tblGrid>
      <w:tr>
        <w:trPr>
          <w:cantSplit/>
          <w:trHeight w:val="305"/>
        </w:trPr>
        <w:tc>
          <w:tcPr>
            <w:gridSpan w:val="2"/>
            <w:tcW w:w="7740" w:type="nil"/>
            <w:vAlign w:val="top"/>
            <w:textDirection w:val="lrTb"/>
            <w:noWrap w:val="false"/>
          </w:tcPr>
          <w:p>
            <w:pPr>
              <w:pStyle w:val="885"/>
              <w:jc w:val="center"/>
            </w:pPr>
            <w:r>
              <w:rPr>
                <w:b/>
                <w:sz w:val="28"/>
              </w:rPr>
              <w:t xml:space="preserve">&lt;2: Login/Sign Up&gt;</w:t>
            </w:r>
            <w:r>
              <w:rPr>
                <w:b/>
                <w:sz w:val="28"/>
              </w:rPr>
            </w:r>
            <w:r/>
          </w:p>
        </w:tc>
      </w:tr>
      <w:tr>
        <w:trPr>
          <w:trHeight w:val="225"/>
        </w:trPr>
        <w:tc>
          <w:tcPr>
            <w:tcW w:w="2895" w:type="nil"/>
            <w:vAlign w:val="top"/>
            <w:textDirection w:val="lrTb"/>
            <w:noWrap w:val="false"/>
          </w:tcPr>
          <w:p>
            <w:pPr>
              <w:pStyle w:val="885"/>
            </w:pPr>
            <w:r>
              <w:rPr>
                <w:b/>
                <w:sz w:val="20"/>
              </w:rPr>
              <w:t xml:space="preserve">Interface Id.</w:t>
            </w:r>
            <w:r>
              <w:rPr>
                <w:b/>
                <w:sz w:val="20"/>
              </w:rPr>
            </w:r>
            <w:r/>
          </w:p>
        </w:tc>
        <w:tc>
          <w:tcPr>
            <w:tcW w:w="4845" w:type="nil"/>
            <w:vAlign w:val="top"/>
            <w:textDirection w:val="lrTb"/>
            <w:noWrap w:val="false"/>
          </w:tcPr>
          <w:p>
            <w:pPr>
              <w:pStyle w:val="885"/>
            </w:pPr>
            <w:r>
              <w:rPr>
                <w:i/>
                <w:sz w:val="20"/>
              </w:rPr>
              <w:t xml:space="preserve">2</w:t>
            </w:r>
            <w:r/>
          </w:p>
        </w:tc>
      </w:tr>
      <w:tr>
        <w:trPr>
          <w:trHeight w:val="225"/>
        </w:trPr>
        <w:tc>
          <w:tcPr>
            <w:tcW w:w="2895" w:type="nil"/>
            <w:vAlign w:val="top"/>
            <w:textDirection w:val="lrTb"/>
            <w:noWrap w:val="false"/>
          </w:tcPr>
          <w:p>
            <w:pPr>
              <w:pStyle w:val="885"/>
            </w:pPr>
            <w:r>
              <w:rPr>
                <w:b/>
                <w:sz w:val="20"/>
              </w:rPr>
              <w:t xml:space="preserve">Use case Reference</w:t>
            </w:r>
            <w:r>
              <w:rPr>
                <w:b/>
                <w:sz w:val="20"/>
              </w:rPr>
            </w:r>
            <w:r/>
          </w:p>
        </w:tc>
        <w:tc>
          <w:tcPr>
            <w:tcW w:w="4845" w:type="nil"/>
            <w:vAlign w:val="top"/>
            <w:textDirection w:val="lrTb"/>
            <w:noWrap w:val="false"/>
          </w:tcPr>
          <w:p>
            <w:pPr>
              <w:pStyle w:val="885"/>
            </w:pPr>
            <w:r>
              <w:rPr>
                <w:i/>
                <w:sz w:val="20"/>
              </w:rPr>
              <w:t xml:space="preserve">UC1</w:t>
            </w:r>
            <w:r>
              <w:rPr>
                <w:i/>
                <w:sz w:val="20"/>
              </w:rPr>
            </w:r>
            <w:r/>
          </w:p>
        </w:tc>
      </w:tr>
      <w:tr>
        <w:trPr>
          <w:trHeight w:val="300"/>
        </w:trPr>
        <w:tc>
          <w:tcPr>
            <w:gridSpan w:val="2"/>
            <w:tcW w:w="7740" w:type="nil"/>
            <w:vAlign w:val="top"/>
            <w:textDirection w:val="lrTb"/>
            <w:noWrap w:val="false"/>
          </w:tcPr>
          <w:p>
            <w:pPr>
              <w:pStyle w:val="885"/>
            </w:pPr>
            <w:r>
              <w:rPr>
                <w:b/>
                <w:sz w:val="20"/>
              </w:rPr>
              <w:t xml:space="preserve">Snapshot</w:t>
            </w:r>
            <w:r>
              <w:rPr>
                <w:b/>
                <w:sz w:val="20"/>
              </w:rPr>
            </w:r>
            <w:r/>
          </w:p>
        </w:tc>
      </w:tr>
      <w:tr>
        <w:trPr>
          <w:trHeight w:val="2325"/>
        </w:trPr>
        <w:tc>
          <w:tcPr>
            <w:gridSpan w:val="2"/>
            <w:tcW w:w="7740" w:type="nil"/>
            <w:vAlign w:val="top"/>
            <w:textDirection w:val="lrTb"/>
            <w:noWrap w:val="false"/>
          </w:tcPr>
          <w:p>
            <w:pPr>
              <w:jc w:val="center"/>
              <w:rPr>
                <w:sz w:val="20"/>
                <w:highlight w:val="none"/>
              </w:rPr>
            </w:pPr>
            <w:r>
              <w:rPr>
                <w:sz w:val="20"/>
                <w:highlight w:val="none"/>
              </w:rPr>
            </w:r>
            <w:r>
              <w:rPr>
                <w:sz w:val="20"/>
                <w:highlight w:val="none"/>
              </w:rPr>
            </w:r>
            <w:r/>
          </w:p>
          <w:p>
            <w:pPr>
              <w:pStyle w:val="885"/>
              <w:jc w:val="center"/>
              <w:rPr>
                <w:sz w:val="20"/>
                <w:highlight w:val="none"/>
              </w:rPr>
            </w:pPr>
            <w:r>
              <w:rPr>
                <w:sz w:val="20"/>
              </w:rPr>
            </w:r>
            <w:r>
              <w:rPr>
                <w:sz w:val="20"/>
              </w:rPr>
              <mc:AlternateContent>
                <mc:Choice Requires="wpg">
                  <w:drawing>
                    <wp:inline xmlns:wp="http://schemas.openxmlformats.org/drawingml/2006/wordprocessingDrawing" distT="0" distB="0" distL="0" distR="0">
                      <wp:extent cx="4599325" cy="299085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10804" name="" hidden="0"/>
                              <pic:cNvPicPr>
                                <a:picLocks noChangeAspect="1"/>
                              </pic:cNvPicPr>
                              <pic:nvPr isPhoto="0" userDrawn="0"/>
                            </pic:nvPicPr>
                            <pic:blipFill>
                              <a:blip r:embed="rId22"/>
                              <a:stretch/>
                            </pic:blipFill>
                            <pic:spPr bwMode="auto">
                              <a:xfrm flipH="0" flipV="0">
                                <a:off x="0" y="0"/>
                                <a:ext cx="4599324" cy="29908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62.2pt;height:235.5pt;" stroked="false">
                      <v:path textboxrect="0,0,0,0"/>
                      <v:imagedata r:id="rId22" o:title=""/>
                    </v:shape>
                  </w:pict>
                </mc:Fallback>
              </mc:AlternateContent>
            </w:r>
            <w:r>
              <w:rPr>
                <w:i/>
                <w:sz w:val="20"/>
              </w:rPr>
            </w:r>
            <w:r/>
          </w:p>
          <w:p>
            <w:pPr>
              <w:jc w:val="center"/>
              <w:rPr>
                <w:i/>
                <w:sz w:val="20"/>
              </w:rPr>
            </w:pPr>
            <w:r>
              <w:rPr>
                <w:sz w:val="20"/>
                <w:highlight w:val="none"/>
              </w:rPr>
            </w:r>
            <w:r>
              <w:rPr>
                <w:sz w:val="20"/>
                <w:highlight w:val="none"/>
              </w:rPr>
            </w:r>
            <w:r/>
          </w:p>
        </w:tc>
      </w:tr>
      <w:tr>
        <w:trPr>
          <w:cantSplit/>
          <w:trHeight w:val="195"/>
        </w:trPr>
        <w:tc>
          <w:tcPr>
            <w:gridSpan w:val="2"/>
            <w:tcW w:w="7740" w:type="nil"/>
            <w:vAlign w:val="top"/>
            <w:textDirection w:val="lrTb"/>
            <w:noWrap w:val="false"/>
          </w:tcPr>
          <w:p>
            <w:r/>
            <w:r/>
          </w:p>
        </w:tc>
      </w:tr>
    </w:tbl>
    <w:p>
      <w:r/>
      <w:r/>
    </w:p>
    <w:p>
      <w:pPr>
        <w:pStyle w:val="885"/>
      </w:pPr>
      <w:r/>
      <w:r/>
    </w:p>
    <w:tbl>
      <w:tblPr>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4845"/>
      </w:tblGrid>
      <w:tr>
        <w:trPr>
          <w:cantSplit/>
          <w:trHeight w:val="305"/>
        </w:trPr>
        <w:tc>
          <w:tcPr>
            <w:gridSpan w:val="2"/>
            <w:tcW w:w="7740" w:type="nil"/>
            <w:vAlign w:val="top"/>
            <w:textDirection w:val="lrTb"/>
            <w:noWrap w:val="false"/>
          </w:tcPr>
          <w:p>
            <w:pPr>
              <w:pStyle w:val="885"/>
              <w:jc w:val="center"/>
            </w:pPr>
            <w:r>
              <w:rPr>
                <w:b/>
                <w:sz w:val="28"/>
              </w:rPr>
              <w:t xml:space="preserve">&lt;3: Home Screen&gt;</w:t>
            </w:r>
            <w:r>
              <w:rPr>
                <w:b/>
                <w:sz w:val="28"/>
              </w:rPr>
            </w:r>
            <w:r/>
          </w:p>
        </w:tc>
      </w:tr>
      <w:tr>
        <w:trPr>
          <w:trHeight w:val="225"/>
        </w:trPr>
        <w:tc>
          <w:tcPr>
            <w:tcW w:w="2895" w:type="nil"/>
            <w:vAlign w:val="top"/>
            <w:textDirection w:val="lrTb"/>
            <w:noWrap w:val="false"/>
          </w:tcPr>
          <w:p>
            <w:pPr>
              <w:pStyle w:val="885"/>
            </w:pPr>
            <w:r>
              <w:rPr>
                <w:b/>
                <w:sz w:val="20"/>
              </w:rPr>
              <w:t xml:space="preserve">Interface Id.</w:t>
            </w:r>
            <w:r>
              <w:rPr>
                <w:b/>
                <w:sz w:val="20"/>
              </w:rPr>
            </w:r>
            <w:r/>
          </w:p>
        </w:tc>
        <w:tc>
          <w:tcPr>
            <w:tcW w:w="4845" w:type="nil"/>
            <w:vAlign w:val="top"/>
            <w:textDirection w:val="lrTb"/>
            <w:noWrap w:val="false"/>
          </w:tcPr>
          <w:p>
            <w:pPr>
              <w:pStyle w:val="885"/>
            </w:pPr>
            <w:r>
              <w:rPr>
                <w:i/>
                <w:sz w:val="20"/>
              </w:rPr>
              <w:t xml:space="preserve">3</w:t>
            </w:r>
            <w:r/>
          </w:p>
        </w:tc>
      </w:tr>
      <w:tr>
        <w:trPr>
          <w:trHeight w:val="225"/>
        </w:trPr>
        <w:tc>
          <w:tcPr>
            <w:tcW w:w="2895" w:type="nil"/>
            <w:vAlign w:val="top"/>
            <w:textDirection w:val="lrTb"/>
            <w:noWrap w:val="false"/>
          </w:tcPr>
          <w:p>
            <w:pPr>
              <w:pStyle w:val="885"/>
            </w:pPr>
            <w:r>
              <w:rPr>
                <w:b/>
                <w:sz w:val="20"/>
              </w:rPr>
              <w:t xml:space="preserve">Use case Reference</w:t>
            </w:r>
            <w:r>
              <w:rPr>
                <w:b/>
                <w:sz w:val="20"/>
              </w:rPr>
            </w:r>
            <w:r/>
          </w:p>
        </w:tc>
        <w:tc>
          <w:tcPr>
            <w:tcW w:w="4845" w:type="nil"/>
            <w:vAlign w:val="top"/>
            <w:textDirection w:val="lrTb"/>
            <w:noWrap w:val="false"/>
          </w:tcPr>
          <w:p>
            <w:pPr>
              <w:pStyle w:val="885"/>
            </w:pPr>
            <w:r>
              <w:rPr>
                <w:i/>
                <w:sz w:val="20"/>
              </w:rPr>
              <w:t xml:space="preserve">UC1</w:t>
            </w:r>
            <w:r>
              <w:rPr>
                <w:i/>
                <w:sz w:val="20"/>
              </w:rPr>
            </w:r>
            <w:r/>
          </w:p>
        </w:tc>
      </w:tr>
      <w:tr>
        <w:trPr>
          <w:trHeight w:val="300"/>
        </w:trPr>
        <w:tc>
          <w:tcPr>
            <w:gridSpan w:val="2"/>
            <w:tcW w:w="7740" w:type="nil"/>
            <w:vAlign w:val="top"/>
            <w:textDirection w:val="lrTb"/>
            <w:noWrap w:val="false"/>
          </w:tcPr>
          <w:p>
            <w:pPr>
              <w:pStyle w:val="885"/>
            </w:pPr>
            <w:r>
              <w:rPr>
                <w:b/>
                <w:sz w:val="20"/>
              </w:rPr>
              <w:t xml:space="preserve">Snapshot</w:t>
            </w:r>
            <w:r>
              <w:rPr>
                <w:b/>
                <w:sz w:val="20"/>
              </w:rPr>
            </w:r>
            <w:r/>
          </w:p>
        </w:tc>
      </w:tr>
      <w:tr>
        <w:trPr>
          <w:trHeight w:val="2325"/>
        </w:trPr>
        <w:tc>
          <w:tcPr>
            <w:gridSpan w:val="2"/>
            <w:tcW w:w="7740" w:type="nil"/>
            <w:vAlign w:val="top"/>
            <w:textDirection w:val="lrTb"/>
            <w:noWrap w:val="false"/>
          </w:tcPr>
          <w:p>
            <w:pPr>
              <w:jc w:val="center"/>
              <w:rPr>
                <w:highlight w:val="none"/>
              </w:rPr>
            </w:pPr>
            <w:r>
              <w:rPr>
                <w:sz w:val="20"/>
                <w:highlight w:val="none"/>
              </w:rPr>
            </w:r>
            <w:r>
              <w:rPr>
                <w:sz w:val="20"/>
                <w:highlight w:val="none"/>
              </w:rPr>
            </w:r>
            <w:r/>
          </w:p>
          <w:p>
            <w:pPr>
              <w:pStyle w:val="885"/>
              <w:jc w:val="center"/>
              <w:rPr>
                <w:highlight w:val="none"/>
              </w:rPr>
            </w:pPr>
            <w:r>
              <w:rPr>
                <w:sz w:val="20"/>
              </w:rPr>
            </w:r>
            <w:r>
              <w:rPr>
                <w:sz w:val="20"/>
              </w:rPr>
              <mc:AlternateContent>
                <mc:Choice Requires="wpg">
                  <w:drawing>
                    <wp:inline xmlns:wp="http://schemas.openxmlformats.org/drawingml/2006/wordprocessingDrawing" distT="0" distB="0" distL="0" distR="0">
                      <wp:extent cx="3132391" cy="864108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01516" name="" hidden="0"/>
                              <pic:cNvPicPr>
                                <a:picLocks noChangeAspect="1"/>
                              </pic:cNvPicPr>
                              <pic:nvPr isPhoto="0" userDrawn="0"/>
                            </pic:nvPicPr>
                            <pic:blipFill>
                              <a:blip r:embed="rId23"/>
                              <a:stretch/>
                            </pic:blipFill>
                            <pic:spPr bwMode="auto">
                              <a:xfrm>
                                <a:off x="0" y="0"/>
                                <a:ext cx="3132391" cy="86410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246.6pt;height:680.4pt;" stroked="false">
                      <v:path textboxrect="0,0,0,0"/>
                      <v:imagedata r:id="rId23" o:title=""/>
                    </v:shape>
                  </w:pict>
                </mc:Fallback>
              </mc:AlternateContent>
            </w:r>
            <w:r>
              <w:rPr>
                <w:sz w:val="20"/>
                <w:highlight w:val="none"/>
              </w:rPr>
            </w:r>
            <w:r/>
          </w:p>
          <w:p>
            <w:pPr>
              <w:jc w:val="center"/>
            </w:pPr>
            <w:r>
              <w:rPr>
                <w:sz w:val="20"/>
                <w:highlight w:val="none"/>
              </w:rPr>
            </w:r>
            <w:r>
              <w:rPr>
                <w:i/>
                <w:sz w:val="20"/>
              </w:rPr>
            </w:r>
            <w:r/>
          </w:p>
        </w:tc>
      </w:tr>
      <w:tr>
        <w:trPr>
          <w:cantSplit/>
          <w:trHeight w:val="195"/>
        </w:trPr>
        <w:tc>
          <w:tcPr>
            <w:gridSpan w:val="2"/>
            <w:tcW w:w="7740" w:type="nil"/>
            <w:vAlign w:val="top"/>
            <w:textDirection w:val="lrTb"/>
            <w:noWrap w:val="false"/>
          </w:tcPr>
          <w:p>
            <w:r/>
            <w:r/>
          </w:p>
        </w:tc>
      </w:tr>
    </w:tbl>
    <w:p>
      <w:pPr>
        <w:pStyle w:val="885"/>
      </w:pPr>
      <w:r/>
      <w:r/>
    </w:p>
    <w:p>
      <w:pPr>
        <w:shd w:val="nil" w:color="auto"/>
      </w:pPr>
      <w:r/>
      <w:r/>
    </w:p>
    <w:tbl>
      <w:tblPr>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4845"/>
      </w:tblGrid>
      <w:tr>
        <w:trPr>
          <w:cantSplit/>
          <w:trHeight w:val="305"/>
        </w:trPr>
        <w:tc>
          <w:tcPr>
            <w:gridSpan w:val="2"/>
            <w:tcW w:w="7740" w:type="nil"/>
            <w:vAlign w:val="top"/>
            <w:textDirection w:val="lrTb"/>
            <w:noWrap w:val="false"/>
          </w:tcPr>
          <w:p>
            <w:pPr>
              <w:pStyle w:val="885"/>
              <w:jc w:val="center"/>
            </w:pPr>
            <w:r>
              <w:rPr>
                <w:b/>
                <w:sz w:val="28"/>
              </w:rPr>
              <w:t xml:space="preserve">&lt;4:Sample Design Page&gt;</w:t>
            </w:r>
            <w:r>
              <w:rPr>
                <w:b/>
                <w:sz w:val="28"/>
              </w:rPr>
            </w:r>
            <w:r/>
          </w:p>
        </w:tc>
      </w:tr>
      <w:tr>
        <w:trPr>
          <w:trHeight w:val="225"/>
        </w:trPr>
        <w:tc>
          <w:tcPr>
            <w:tcW w:w="2895" w:type="nil"/>
            <w:vAlign w:val="top"/>
            <w:textDirection w:val="lrTb"/>
            <w:noWrap w:val="false"/>
          </w:tcPr>
          <w:p>
            <w:pPr>
              <w:pStyle w:val="885"/>
            </w:pPr>
            <w:r>
              <w:rPr>
                <w:b/>
                <w:sz w:val="20"/>
              </w:rPr>
              <w:t xml:space="preserve">Interface Id.</w:t>
            </w:r>
            <w:r>
              <w:rPr>
                <w:b/>
                <w:sz w:val="20"/>
              </w:rPr>
            </w:r>
            <w:r/>
          </w:p>
        </w:tc>
        <w:tc>
          <w:tcPr>
            <w:tcW w:w="4845" w:type="nil"/>
            <w:vAlign w:val="top"/>
            <w:textDirection w:val="lrTb"/>
            <w:noWrap w:val="false"/>
          </w:tcPr>
          <w:p>
            <w:pPr>
              <w:pStyle w:val="885"/>
            </w:pPr>
            <w:r>
              <w:rPr>
                <w:i/>
                <w:sz w:val="20"/>
              </w:rPr>
              <w:t xml:space="preserve">4</w:t>
            </w:r>
            <w:r/>
          </w:p>
        </w:tc>
      </w:tr>
      <w:tr>
        <w:trPr>
          <w:trHeight w:val="225"/>
        </w:trPr>
        <w:tc>
          <w:tcPr>
            <w:tcW w:w="2895" w:type="nil"/>
            <w:vAlign w:val="top"/>
            <w:textDirection w:val="lrTb"/>
            <w:noWrap w:val="false"/>
          </w:tcPr>
          <w:p>
            <w:pPr>
              <w:pStyle w:val="885"/>
            </w:pPr>
            <w:r>
              <w:rPr>
                <w:b/>
                <w:sz w:val="20"/>
              </w:rPr>
              <w:t xml:space="preserve">Use case Reference</w:t>
            </w:r>
            <w:r>
              <w:rPr>
                <w:b/>
                <w:sz w:val="20"/>
              </w:rPr>
            </w:r>
            <w:r/>
          </w:p>
        </w:tc>
        <w:tc>
          <w:tcPr>
            <w:tcW w:w="4845" w:type="nil"/>
            <w:vAlign w:val="top"/>
            <w:textDirection w:val="lrTb"/>
            <w:noWrap w:val="false"/>
          </w:tcPr>
          <w:p>
            <w:pPr>
              <w:pStyle w:val="885"/>
            </w:pPr>
            <w:r>
              <w:rPr>
                <w:i/>
                <w:sz w:val="20"/>
              </w:rPr>
              <w:t xml:space="preserve">UC1</w:t>
            </w:r>
            <w:r>
              <w:rPr>
                <w:i/>
                <w:sz w:val="20"/>
              </w:rPr>
            </w:r>
            <w:r/>
          </w:p>
        </w:tc>
      </w:tr>
      <w:tr>
        <w:trPr>
          <w:trHeight w:val="300"/>
        </w:trPr>
        <w:tc>
          <w:tcPr>
            <w:gridSpan w:val="2"/>
            <w:tcW w:w="7740" w:type="nil"/>
            <w:vAlign w:val="top"/>
            <w:textDirection w:val="lrTb"/>
            <w:noWrap w:val="false"/>
          </w:tcPr>
          <w:p>
            <w:pPr>
              <w:pStyle w:val="885"/>
            </w:pPr>
            <w:r>
              <w:rPr>
                <w:b/>
                <w:sz w:val="20"/>
              </w:rPr>
              <w:t xml:space="preserve">Snapshot</w:t>
            </w:r>
            <w:r>
              <w:rPr>
                <w:b/>
                <w:sz w:val="20"/>
              </w:rPr>
            </w:r>
            <w:r/>
          </w:p>
        </w:tc>
      </w:tr>
      <w:tr>
        <w:trPr>
          <w:trHeight w:val="2325"/>
        </w:trPr>
        <w:tc>
          <w:tcPr>
            <w:gridSpan w:val="2"/>
            <w:tcW w:w="7740" w:type="nil"/>
            <w:vAlign w:val="top"/>
            <w:textDirection w:val="lrTb"/>
            <w:noWrap w:val="false"/>
          </w:tcPr>
          <w:p>
            <w:pPr>
              <w:jc w:val="center"/>
              <w:rPr>
                <w:highlight w:val="none"/>
              </w:rPr>
            </w:pPr>
            <w:r>
              <w:rPr>
                <w:sz w:val="20"/>
                <w:highlight w:val="none"/>
              </w:rPr>
            </w:r>
            <w:r>
              <w:rPr>
                <w:sz w:val="20"/>
                <w:highlight w:val="none"/>
              </w:rPr>
            </w:r>
            <w:r/>
          </w:p>
          <w:p>
            <w:pPr>
              <w:pStyle w:val="885"/>
              <w:jc w:val="center"/>
              <w:rPr>
                <w:highlight w:val="none"/>
              </w:rPr>
            </w:pPr>
            <w:r>
              <w:rPr>
                <w:sz w:val="20"/>
              </w:rPr>
              <mc:AlternateContent>
                <mc:Choice Requires="wpg">
                  <w:drawing>
                    <wp:inline xmlns:wp="http://schemas.openxmlformats.org/drawingml/2006/wordprocessingDrawing" distT="0" distB="0" distL="0" distR="0">
                      <wp:extent cx="4860607" cy="8641080"/>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0678" name="" hidden="0"/>
                              <pic:cNvPicPr>
                                <a:picLocks noChangeAspect="1"/>
                              </pic:cNvPicPr>
                              <pic:nvPr isPhoto="0" userDrawn="0"/>
                            </pic:nvPicPr>
                            <pic:blipFill>
                              <a:blip r:embed="rId24"/>
                              <a:stretch/>
                            </pic:blipFill>
                            <pic:spPr bwMode="auto">
                              <a:xfrm>
                                <a:off x="0" y="0"/>
                                <a:ext cx="4860606" cy="86410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82.7pt;height:680.4pt;" stroked="false">
                      <v:path textboxrect="0,0,0,0"/>
                      <v:imagedata r:id="rId24" o:title=""/>
                    </v:shape>
                  </w:pict>
                </mc:Fallback>
              </mc:AlternateContent>
            </w:r>
            <w:r>
              <w:rPr>
                <w:sz w:val="20"/>
                <w:highlight w:val="none"/>
              </w:rPr>
            </w:r>
            <w:r/>
          </w:p>
          <w:p>
            <w:pPr>
              <w:jc w:val="center"/>
            </w:pPr>
            <w:r>
              <w:rPr>
                <w:sz w:val="20"/>
                <w:highlight w:val="none"/>
              </w:rPr>
            </w:r>
            <w:r>
              <w:rPr>
                <w:i/>
                <w:sz w:val="20"/>
              </w:rPr>
            </w:r>
            <w:r/>
          </w:p>
        </w:tc>
      </w:tr>
      <w:tr>
        <w:trPr>
          <w:cantSplit/>
          <w:trHeight w:val="195"/>
        </w:trPr>
        <w:tc>
          <w:tcPr>
            <w:gridSpan w:val="2"/>
            <w:tcW w:w="7740" w:type="nil"/>
            <w:vAlign w:val="top"/>
            <w:textDirection w:val="lrTb"/>
            <w:noWrap w:val="false"/>
          </w:tcPr>
          <w:p>
            <w:r/>
            <w:r/>
          </w:p>
        </w:tc>
      </w:tr>
    </w:tbl>
    <w:p>
      <w:pPr>
        <w:shd w:val="nil" w:color="auto"/>
      </w:pPr>
      <w:r>
        <w:br w:type="page"/>
      </w:r>
      <w:r/>
    </w:p>
    <w:tbl>
      <w:tblPr>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4845"/>
      </w:tblGrid>
      <w:tr>
        <w:trPr>
          <w:cantSplit/>
          <w:trHeight w:val="305"/>
        </w:trPr>
        <w:tc>
          <w:tcPr>
            <w:gridSpan w:val="2"/>
            <w:tcW w:w="7740" w:type="nil"/>
            <w:vAlign w:val="top"/>
            <w:textDirection w:val="lrTb"/>
            <w:noWrap w:val="false"/>
          </w:tcPr>
          <w:p>
            <w:pPr>
              <w:pStyle w:val="885"/>
              <w:jc w:val="center"/>
            </w:pPr>
            <w:r>
              <w:rPr>
                <w:b/>
                <w:sz w:val="28"/>
              </w:rPr>
              <w:t xml:space="preserve">&lt;5:Requirement Form&gt;</w:t>
            </w:r>
            <w:r>
              <w:rPr>
                <w:b/>
                <w:sz w:val="28"/>
              </w:rPr>
            </w:r>
            <w:r/>
          </w:p>
        </w:tc>
      </w:tr>
      <w:tr>
        <w:trPr>
          <w:trHeight w:val="225"/>
        </w:trPr>
        <w:tc>
          <w:tcPr>
            <w:tcW w:w="2895" w:type="nil"/>
            <w:vAlign w:val="top"/>
            <w:textDirection w:val="lrTb"/>
            <w:noWrap w:val="false"/>
          </w:tcPr>
          <w:p>
            <w:pPr>
              <w:pStyle w:val="885"/>
            </w:pPr>
            <w:r>
              <w:rPr>
                <w:b/>
                <w:sz w:val="20"/>
              </w:rPr>
              <w:t xml:space="preserve">Interface Id.</w:t>
            </w:r>
            <w:r>
              <w:rPr>
                <w:b/>
                <w:sz w:val="20"/>
              </w:rPr>
            </w:r>
            <w:r/>
          </w:p>
        </w:tc>
        <w:tc>
          <w:tcPr>
            <w:tcW w:w="4845" w:type="nil"/>
            <w:vAlign w:val="top"/>
            <w:textDirection w:val="lrTb"/>
            <w:noWrap w:val="false"/>
          </w:tcPr>
          <w:p>
            <w:pPr>
              <w:pStyle w:val="885"/>
            </w:pPr>
            <w:r>
              <w:rPr>
                <w:i/>
                <w:sz w:val="20"/>
              </w:rPr>
              <w:t xml:space="preserve">5</w:t>
            </w:r>
            <w:r/>
          </w:p>
        </w:tc>
      </w:tr>
      <w:tr>
        <w:trPr>
          <w:trHeight w:val="225"/>
        </w:trPr>
        <w:tc>
          <w:tcPr>
            <w:tcW w:w="2895" w:type="nil"/>
            <w:vAlign w:val="top"/>
            <w:textDirection w:val="lrTb"/>
            <w:noWrap w:val="false"/>
          </w:tcPr>
          <w:p>
            <w:pPr>
              <w:pStyle w:val="885"/>
            </w:pPr>
            <w:r>
              <w:rPr>
                <w:b/>
                <w:sz w:val="20"/>
              </w:rPr>
              <w:t xml:space="preserve">Use case Reference</w:t>
            </w:r>
            <w:r>
              <w:rPr>
                <w:b/>
                <w:sz w:val="20"/>
              </w:rPr>
            </w:r>
            <w:r/>
          </w:p>
        </w:tc>
        <w:tc>
          <w:tcPr>
            <w:tcW w:w="4845" w:type="nil"/>
            <w:vAlign w:val="top"/>
            <w:textDirection w:val="lrTb"/>
            <w:noWrap w:val="false"/>
          </w:tcPr>
          <w:p>
            <w:pPr>
              <w:pStyle w:val="885"/>
            </w:pPr>
            <w:r>
              <w:rPr>
                <w:i/>
                <w:sz w:val="20"/>
              </w:rPr>
              <w:t xml:space="preserve">UC1</w:t>
            </w:r>
            <w:r>
              <w:rPr>
                <w:i/>
                <w:sz w:val="20"/>
              </w:rPr>
            </w:r>
            <w:r/>
          </w:p>
        </w:tc>
      </w:tr>
      <w:tr>
        <w:trPr>
          <w:trHeight w:val="300"/>
        </w:trPr>
        <w:tc>
          <w:tcPr>
            <w:gridSpan w:val="2"/>
            <w:tcW w:w="7740" w:type="nil"/>
            <w:vAlign w:val="top"/>
            <w:textDirection w:val="lrTb"/>
            <w:noWrap w:val="false"/>
          </w:tcPr>
          <w:p>
            <w:pPr>
              <w:pStyle w:val="885"/>
            </w:pPr>
            <w:r>
              <w:rPr>
                <w:b/>
                <w:sz w:val="20"/>
              </w:rPr>
              <w:t xml:space="preserve">Snapshot</w:t>
            </w:r>
            <w:r>
              <w:rPr>
                <w:b/>
                <w:sz w:val="20"/>
              </w:rPr>
            </w:r>
            <w:r/>
          </w:p>
        </w:tc>
      </w:tr>
      <w:tr>
        <w:trPr>
          <w:trHeight w:val="2325"/>
        </w:trPr>
        <w:tc>
          <w:tcPr>
            <w:gridSpan w:val="2"/>
            <w:tcW w:w="7740" w:type="nil"/>
            <w:vAlign w:val="top"/>
            <w:textDirection w:val="lrTb"/>
            <w:noWrap w:val="false"/>
          </w:tcPr>
          <w:p>
            <w:pPr>
              <w:jc w:val="left"/>
            </w:pPr>
            <w:r>
              <w:rPr>
                <w:sz w:val="20"/>
                <w:highlight w:val="none"/>
              </w:rPr>
            </w:r>
            <w:r>
              <w:rPr>
                <w:i/>
                <w:sz w:val="20"/>
              </w:rPr>
            </w:r>
            <w:r/>
          </w:p>
        </w:tc>
      </w:tr>
      <w:tr>
        <w:trPr>
          <w:cantSplit/>
          <w:trHeight w:val="195"/>
        </w:trPr>
        <w:tc>
          <w:tcPr>
            <w:gridSpan w:val="2"/>
            <w:tcW w:w="7740" w:type="nil"/>
            <w:vAlign w:val="top"/>
            <w:textDirection w:val="lrTb"/>
            <w:noWrap w:val="false"/>
          </w:tcPr>
          <w:p>
            <w:r/>
            <w:r/>
          </w:p>
        </w:tc>
      </w:tr>
    </w:tbl>
    <w:p>
      <w:pPr>
        <w:pStyle w:val="885"/>
      </w:pPr>
      <w:r/>
      <w:r/>
    </w:p>
    <w:p>
      <w:pPr>
        <w:pStyle w:val="886"/>
        <w:tabs>
          <w:tab w:val="left" w:pos="360" w:leader="none"/>
        </w:tabs>
      </w:pPr>
      <w:r>
        <w:t xml:space="preserve">14 .</w:t>
      </w:r>
      <w:bookmarkStart w:id="110" w:name="_Toc51415517"/>
      <w:r/>
      <w:bookmarkStart w:id="111" w:name="_Toc51264313"/>
      <w:r>
        <w:t xml:space="preserve">High Level Design</w:t>
      </w:r>
      <w:bookmarkEnd w:id="110"/>
      <w:r/>
      <w:r/>
    </w:p>
    <w:p>
      <w:pPr>
        <w:rPr>
          <w:b/>
        </w:rPr>
      </w:pPr>
      <w:r>
        <w:rPr>
          <w:b/>
        </w:rPr>
      </w:r>
      <w:r>
        <w:rPr>
          <w:b/>
        </w:rPr>
        <w:t xml:space="preserve">14.1 </w:t>
      </w:r>
      <w:r>
        <w:rPr>
          <w:rFonts w:ascii="Arial" w:hAnsi="Arial"/>
          <w:b/>
          <w:sz w:val="24"/>
        </w:rPr>
        <w:t xml:space="preserve">ER Diagram</w:t>
      </w:r>
      <w:r>
        <w:rPr>
          <w:b/>
        </w:rPr>
      </w:r>
      <w:r/>
    </w:p>
    <w:p>
      <w:pPr>
        <w:pStyle w:val="885"/>
      </w:pPr>
      <w:r/>
      <w:r/>
    </w:p>
    <w:p>
      <w:pPr>
        <w:pStyle w:val="928"/>
        <w:jc w:val="center"/>
        <w:spacing w:after="120"/>
        <w:tabs>
          <w:tab w:val="left" w:pos="390" w:leader="none"/>
        </w:tabs>
        <w:rPr>
          <w:rFonts w:ascii="Arial" w:hAnsi="Arial"/>
          <w:sz w:val="24"/>
        </w:rPr>
      </w:pPr>
      <w:r>
        <w:rPr>
          <w:rFonts w:ascii="Arial" w:hAnsi="Arial"/>
          <w:sz w:val="24"/>
        </w:rPr>
      </w:r>
      <w:r>
        <w:rPr>
          <w:lang w:val="en-US"/>
        </w:rPr>
        <mc:AlternateContent>
          <mc:Choice Requires="wpg">
            <w:drawing>
              <wp:inline xmlns:wp="http://schemas.openxmlformats.org/drawingml/2006/wordprocessingDrawing" distT="0" distB="0" distL="0" distR="0">
                <wp:extent cx="3703025" cy="6826997"/>
                <wp:effectExtent l="6350" t="6350" r="6350" b="6350"/>
                <wp:docPr id="15" name="" hidden="0"/>
                <wp:cNvGraphicFramePr/>
                <a:graphic xmlns:a="http://schemas.openxmlformats.org/drawingml/2006/main">
                  <a:graphicData uri="http://schemas.openxmlformats.org/drawingml/2006/picture">
                    <pic:pic xmlns:pic="http://schemas.openxmlformats.org/drawingml/2006/picture">
                      <pic:nvPicPr>
                        <pic:cNvPr id="0" name="" hidden="0"/>
                        <pic:cNvPicPr/>
                        <pic:nvPr isPhoto="0" userDrawn="0"/>
                      </pic:nvPicPr>
                      <pic:blipFill>
                        <a:blip r:embed="rId25"/>
                        <a:stretch/>
                      </pic:blipFill>
                      <pic:spPr bwMode="auto">
                        <a:xfrm flipH="0" flipV="0">
                          <a:off x="0" y="0"/>
                          <a:ext cx="3703024" cy="682699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91.6pt;height:537.6pt;" stroked="f">
                <v:path textboxrect="0,0,0,0"/>
                <v:imagedata r:id="rId25" o:title=""/>
              </v:shape>
            </w:pict>
          </mc:Fallback>
        </mc:AlternateContent>
      </w:r>
      <w:r>
        <w:rPr>
          <w:rFonts w:ascii="Arial" w:hAnsi="Arial"/>
          <w:sz w:val="16"/>
        </w:rPr>
      </w:r>
      <w:r/>
    </w:p>
    <w:p>
      <w:pPr>
        <w:pStyle w:val="928"/>
        <w:jc w:val="both"/>
        <w:spacing w:after="120"/>
        <w:tabs>
          <w:tab w:val="left" w:pos="390" w:leader="none"/>
        </w:tabs>
        <w:rPr>
          <w:rFonts w:ascii="Arial" w:hAnsi="Arial"/>
          <w:sz w:val="24"/>
        </w:rPr>
      </w:pPr>
      <w:r>
        <w:t xml:space="preserve">15 .</w:t>
      </w:r>
      <w:bookmarkStart w:id="113" w:name="_Toc51415519"/>
      <w:r>
        <w:rPr>
          <w:rFonts w:ascii="Arial" w:hAnsi="Arial"/>
          <w:sz w:val="24"/>
        </w:rPr>
        <w:t xml:space="preserve">Data Dictionary</w:t>
      </w:r>
      <w:bookmarkEnd w:id="111"/>
      <w:r/>
      <w:bookmarkEnd w:id="113"/>
      <w:r>
        <w:rPr>
          <w:rFonts w:ascii="Arial" w:hAnsi="Arial"/>
          <w:sz w:val="24"/>
        </w:rPr>
      </w:r>
      <w:r/>
    </w:p>
    <w:p>
      <w:pPr>
        <w:pStyle w:val="928"/>
        <w:numPr>
          <w:ilvl w:val="0"/>
          <w:numId w:val="0"/>
        </w:numPr>
        <w:jc w:val="both"/>
        <w:spacing w:after="120"/>
        <w:rPr>
          <w:rFonts w:ascii="Arial" w:hAnsi="Arial"/>
          <w:sz w:val="24"/>
        </w:rPr>
      </w:pPr>
      <w:r>
        <w:rPr>
          <w:rFonts w:ascii="Arial" w:hAnsi="Arial" w:eastAsia="SimSun"/>
          <w:b w:val="0"/>
          <w:bCs/>
          <w:i w:val="0"/>
          <w:iCs w:val="0"/>
          <w:caps w:val="0"/>
          <w:color w:val="202124"/>
          <w:spacing w:val="0"/>
          <w:sz w:val="22"/>
          <w:szCs w:val="22"/>
          <w:shd w:val="clear" w:color="auto" w:fill="ffffff"/>
        </w:rPr>
        <w:t xml:space="preserve">A Data Dictionary is</w:t>
      </w:r>
      <w:r>
        <w:rPr>
          <w:rFonts w:ascii="Arial" w:hAnsi="Arial" w:eastAsia="SimSun"/>
          <w:b w:val="0"/>
          <w:bCs/>
          <w:i w:val="0"/>
          <w:iCs w:val="0"/>
          <w:caps w:val="0"/>
          <w:color w:val="202124"/>
          <w:spacing w:val="0"/>
          <w:sz w:val="22"/>
          <w:szCs w:val="22"/>
          <w:shd w:val="clear" w:color="auto" w:fill="ffffff"/>
        </w:rPr>
        <w:t xml:space="preserve"> a collection of names, definitions, and attributes about data elements that are being used or captured in a database, information system, or part of a research projec</w:t>
      </w:r>
      <w:r>
        <w:rPr>
          <w:rFonts w:ascii="Arial" w:hAnsi="Arial" w:eastAsia="SimSun"/>
          <w:b/>
          <w:bCs/>
          <w:i w:val="0"/>
          <w:iCs w:val="0"/>
          <w:caps w:val="0"/>
          <w:color w:val="202124"/>
          <w:spacing w:val="0"/>
          <w:sz w:val="24"/>
          <w:szCs w:val="24"/>
          <w:shd w:val="clear" w:color="auto" w:fill="ffffff"/>
        </w:rPr>
        <w:t xml:space="preserve">t</w:t>
      </w:r>
      <w:r>
        <w:rPr>
          <w:rFonts w:ascii="Arial" w:hAnsi="Arial" w:eastAsia="SimSun"/>
          <w:i w:val="0"/>
          <w:iCs w:val="0"/>
          <w:caps w:val="0"/>
          <w:color w:val="202124"/>
          <w:spacing w:val="0"/>
          <w:sz w:val="24"/>
          <w:szCs w:val="24"/>
          <w:shd w:val="clear" w:color="auto" w:fill="ffffff"/>
        </w:rPr>
        <w:t xml:space="preserve">.</w:t>
      </w:r>
      <w:r>
        <w:rPr>
          <w:rFonts w:ascii="Arial" w:hAnsi="Arial"/>
          <w:sz w:val="24"/>
        </w:rPr>
      </w:r>
      <w:r/>
    </w:p>
    <w:p>
      <w:pPr>
        <w:pStyle w:val="910"/>
        <w:spacing w:before="0" w:beforeAutospacing="0" w:after="0" w:afterAutospacing="0"/>
        <w:rPr>
          <w:szCs w:val="24"/>
        </w:rPr>
      </w:pPr>
      <w:r>
        <w:rPr>
          <w:szCs w:val="24"/>
        </w:rPr>
      </w:r>
      <w:r/>
    </w:p>
    <w:p>
      <w:pPr>
        <w:pStyle w:val="928"/>
        <w:jc w:val="both"/>
        <w:spacing w:after="120"/>
        <w:tabs>
          <w:tab w:val="left" w:pos="720" w:leader="none"/>
        </w:tabs>
        <w:rPr>
          <w:rFonts w:ascii="Arial" w:hAnsi="Arial"/>
          <w:sz w:val="24"/>
        </w:rPr>
      </w:pPr>
      <w:r>
        <w:t xml:space="preserve">15 .1 </w:t>
      </w:r>
      <w:bookmarkStart w:id="114" w:name="_Toc51415520"/>
      <w:r/>
      <w:bookmarkStart w:id="115" w:name="_Toc51264314"/>
      <w:r>
        <w:rPr>
          <w:rFonts w:ascii="Arial" w:hAnsi="Arial"/>
          <w:sz w:val="22"/>
        </w:rPr>
        <w:t xml:space="preserve">Data 1</w:t>
      </w:r>
      <w:bookmarkEnd w:id="114"/>
      <w:r/>
      <w:bookmarkEnd w:id="115"/>
      <w:r>
        <w:rPr>
          <w:rFonts w:ascii="Arial" w:hAnsi="Arial"/>
          <w:sz w:val="24"/>
        </w:rPr>
      </w:r>
      <w:r/>
    </w:p>
    <w:p>
      <w:pPr>
        <w:pStyle w:val="901"/>
        <w:rPr>
          <w:i/>
          <w:sz w:val="16"/>
        </w:rPr>
      </w:pPr>
      <w:r>
        <w:rPr>
          <w:i/>
        </w:rPr>
        <w:t xml:space="preserve">        </w:t>
      </w:r>
      <w:r>
        <w:rPr>
          <w:i/>
          <w:sz w:val="16"/>
        </w:rPr>
      </w:r>
      <w:r/>
    </w:p>
    <w:tbl>
      <w:tblPr>
        <w:tblW w:w="0" w:type="auto"/>
        <w:jc w:val="center"/>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5205"/>
      </w:tblGrid>
      <w:tr>
        <w:trPr>
          <w:cantSplit/>
          <w:trHeight w:val="360"/>
        </w:trPr>
        <w:tc>
          <w:tcPr>
            <w:gridSpan w:val="2"/>
            <w:tcW w:w="8100" w:type="nil"/>
            <w:vAlign w:val="top"/>
            <w:textDirection w:val="lrTb"/>
            <w:noWrap w:val="false"/>
          </w:tcPr>
          <w:p>
            <w:pPr>
              <w:pStyle w:val="885"/>
              <w:jc w:val="center"/>
              <w:rPr>
                <w:b/>
                <w:i/>
                <w:sz w:val="20"/>
              </w:rPr>
            </w:pPr>
            <w:ins w:id="8" w:author="Maryum Xedi" w:date="2002-04-03T20:13:00Z">
              <w:r>
                <w:rPr>
                  <w:b/>
                </w:rPr>
                <w:t xml:space="preserve">&lt; </w:t>
              </w:r>
            </w:ins>
            <w:r>
              <w:rPr>
                <w:b/>
              </w:rPr>
              <w:t xml:space="preserve">Data 1</w:t>
            </w:r>
            <w:ins w:id="9" w:author="Maryum Xedi" w:date="2002-04-03T20:13:00Z">
              <w:r>
                <w:rPr>
                  <w:b/>
                </w:rPr>
                <w:t xml:space="preserve">&gt;</w:t>
              </w:r>
            </w:ins>
            <w:ins w:id="10" w:author="Maryum Xedi" w:date="2002-04-03T20:13:00Z">
              <w:r>
                <w:rPr>
                  <w:b/>
                  <w:i/>
                  <w:sz w:val="20"/>
                </w:rPr>
              </w:r>
            </w:ins>
            <w:r/>
          </w:p>
        </w:tc>
      </w:tr>
      <w:tr>
        <w:trPr>
          <w:trHeight w:val="360"/>
        </w:trPr>
        <w:tc>
          <w:tcPr>
            <w:tcW w:w="2895" w:type="nil"/>
            <w:vAlign w:val="top"/>
            <w:textDirection w:val="lrTb"/>
            <w:noWrap w:val="false"/>
          </w:tcPr>
          <w:p>
            <w:pPr>
              <w:pStyle w:val="924"/>
            </w:pPr>
            <w:r>
              <w:t xml:space="preserve">Name </w:t>
            </w:r>
            <w:r/>
          </w:p>
        </w:tc>
        <w:tc>
          <w:tcPr>
            <w:tcW w:w="5205" w:type="nil"/>
            <w:vAlign w:val="top"/>
            <w:textDirection w:val="lrTb"/>
            <w:noWrap w:val="false"/>
          </w:tcPr>
          <w:p>
            <w:pPr>
              <w:pStyle w:val="885"/>
              <w:rPr>
                <w:i/>
                <w:sz w:val="20"/>
                <w:lang w:val="en-US"/>
              </w:rPr>
            </w:pPr>
            <w:r>
              <w:rPr>
                <w:i/>
                <w:sz w:val="20"/>
                <w:lang w:val="en-US"/>
              </w:rPr>
              <w:t xml:space="preserve">User</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Alias</w:t>
            </w:r>
            <w:r>
              <w:rPr>
                <w:b/>
                <w:i/>
                <w:sz w:val="20"/>
              </w:rPr>
            </w:r>
            <w:r/>
          </w:p>
        </w:tc>
        <w:tc>
          <w:tcPr>
            <w:tcW w:w="5205" w:type="nil"/>
            <w:vAlign w:val="top"/>
            <w:textDirection w:val="lrTb"/>
            <w:noWrap w:val="false"/>
          </w:tcPr>
          <w:p>
            <w:pPr>
              <w:pStyle w:val="885"/>
              <w:rPr>
                <w:i/>
                <w:sz w:val="20"/>
                <w:lang w:val="en-US"/>
              </w:rPr>
            </w:pPr>
            <w:r>
              <w:rPr>
                <w:i/>
                <w:sz w:val="20"/>
                <w:lang w:val="en-US"/>
              </w:rPr>
              <w:t xml:space="preserve">Id, name , email , password , contact no, city</w:t>
            </w:r>
            <w:r>
              <w:rPr>
                <w:i/>
                <w:sz w:val="20"/>
                <w:lang w:val="en-US"/>
              </w:rPr>
            </w:r>
            <w:r/>
          </w:p>
          <w:p>
            <w:pPr>
              <w:pStyle w:val="885"/>
              <w:rPr>
                <w:i/>
                <w:sz w:val="20"/>
              </w:rPr>
            </w:pPr>
            <w:r>
              <w:rPr>
                <w:i/>
                <w:sz w:val="20"/>
              </w:rPr>
            </w:r>
            <w:r/>
          </w:p>
        </w:tc>
      </w:tr>
      <w:tr>
        <w:trPr>
          <w:trHeight w:val="360"/>
        </w:trPr>
        <w:tc>
          <w:tcPr>
            <w:tcW w:w="2895" w:type="nil"/>
            <w:vAlign w:val="top"/>
            <w:textDirection w:val="lrTb"/>
            <w:noWrap w:val="false"/>
          </w:tcPr>
          <w:p>
            <w:pPr>
              <w:pStyle w:val="885"/>
              <w:rPr>
                <w:b/>
                <w:i/>
                <w:sz w:val="20"/>
              </w:rPr>
            </w:pPr>
            <w:r>
              <w:rPr>
                <w:b/>
                <w:i/>
                <w:sz w:val="20"/>
              </w:rPr>
              <w:t xml:space="preserve">Where-used/how-used</w:t>
            </w:r>
            <w:r>
              <w:rPr>
                <w:b/>
                <w:i/>
                <w:sz w:val="20"/>
              </w:rPr>
            </w:r>
            <w:r/>
          </w:p>
        </w:tc>
        <w:tc>
          <w:tcPr>
            <w:tcW w:w="5205" w:type="nil"/>
            <w:vAlign w:val="top"/>
            <w:textDirection w:val="lrTb"/>
            <w:noWrap w:val="false"/>
          </w:tcPr>
          <w:p>
            <w:pPr>
              <w:pStyle w:val="885"/>
              <w:rPr>
                <w:i/>
                <w:sz w:val="20"/>
                <w:lang w:val="en-US"/>
              </w:rPr>
            </w:pPr>
            <w:r>
              <w:rPr>
                <w:i/>
                <w:sz w:val="20"/>
                <w:lang w:val="en-US"/>
              </w:rPr>
              <w:t xml:space="preserve">Data will be stored in User table in Database using user regeneration  form , as an output of this process user account will be created ,and user will login by matching credentials  </w:t>
            </w:r>
            <w:r>
              <w:rPr>
                <w:i/>
                <w:sz w:val="20"/>
                <w:lang w:val="en-US"/>
              </w:rPr>
            </w:r>
            <w:r/>
          </w:p>
        </w:tc>
      </w:tr>
      <w:tr>
        <w:trPr>
          <w:trHeight w:val="360"/>
        </w:trPr>
        <w:tc>
          <w:tcPr>
            <w:tcW w:w="2895" w:type="nil"/>
            <w:vAlign w:val="top"/>
            <w:textDirection w:val="lrTb"/>
            <w:noWrap w:val="false"/>
          </w:tcPr>
          <w:p>
            <w:pPr>
              <w:pStyle w:val="914"/>
              <w:rPr>
                <w:i/>
                <w:sz w:val="20"/>
              </w:rPr>
            </w:pPr>
            <w:r>
              <w:rPr>
                <w:i/>
                <w:sz w:val="20"/>
              </w:rPr>
              <w:t xml:space="preserve">Content description</w:t>
            </w:r>
            <w:r>
              <w:rPr>
                <w:i/>
                <w:sz w:val="20"/>
              </w:rPr>
            </w:r>
            <w:r/>
          </w:p>
        </w:tc>
        <w:tc>
          <w:tcPr>
            <w:tcW w:w="5205" w:type="nil"/>
            <w:vAlign w:val="top"/>
            <w:textDirection w:val="lrTb"/>
            <w:noWrap w:val="false"/>
          </w:tcPr>
          <w:p>
            <w:pPr>
              <w:pStyle w:val="885"/>
              <w:rPr>
                <w:i/>
                <w:sz w:val="20"/>
                <w:lang w:val="en-US"/>
              </w:rPr>
            </w:pPr>
            <w:r>
              <w:rPr>
                <w:i/>
                <w:sz w:val="20"/>
                <w:lang w:val="en-US"/>
              </w:rPr>
            </w:r>
            <w:r/>
          </w:p>
          <w:p>
            <w:pPr>
              <w:pStyle w:val="885"/>
              <w:rPr>
                <w:i/>
                <w:sz w:val="20"/>
                <w:lang w:val="en-US"/>
              </w:rPr>
            </w:pPr>
            <w:r>
              <w:rPr>
                <w:i/>
                <w:sz w:val="20"/>
                <w:lang w:val="en-US"/>
              </w:rPr>
              <w:t xml:space="preserve">It consist on User database table fields </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Supplementary information</w:t>
            </w:r>
            <w:r>
              <w:rPr>
                <w:b/>
                <w:i/>
                <w:sz w:val="20"/>
              </w:rPr>
            </w:r>
            <w:r/>
          </w:p>
        </w:tc>
        <w:tc>
          <w:tcPr>
            <w:tcW w:w="5205" w:type="nil"/>
            <w:vAlign w:val="top"/>
            <w:textDirection w:val="lrTb"/>
            <w:noWrap w:val="false"/>
          </w:tcPr>
          <w:p>
            <w:pPr>
              <w:pStyle w:val="885"/>
              <w:rPr>
                <w:i/>
                <w:sz w:val="20"/>
                <w:lang w:val="en-US"/>
              </w:rPr>
            </w:pPr>
            <w:r>
              <w:rPr>
                <w:i/>
                <w:sz w:val="20"/>
                <w:lang w:val="en-US"/>
              </w:rPr>
              <w:t xml:space="preserve">DataType will be varchar , with  fixed length 256 </w:t>
            </w:r>
            <w:r>
              <w:rPr>
                <w:i/>
                <w:sz w:val="20"/>
                <w:lang w:val="en-US"/>
              </w:rPr>
            </w:r>
            <w:r/>
          </w:p>
        </w:tc>
      </w:tr>
    </w:tbl>
    <w:p>
      <w:pPr>
        <w:pStyle w:val="901"/>
        <w:rPr>
          <w:i/>
          <w:sz w:val="16"/>
        </w:rPr>
      </w:pPr>
      <w:r>
        <w:rPr>
          <w:i/>
          <w:sz w:val="16"/>
        </w:rPr>
      </w:r>
      <w:r/>
    </w:p>
    <w:p>
      <w:pPr>
        <w:pStyle w:val="928"/>
        <w:numPr>
          <w:ilvl w:val="0"/>
          <w:numId w:val="0"/>
        </w:numPr>
        <w:jc w:val="both"/>
        <w:spacing w:after="120"/>
        <w:rPr>
          <w:rFonts w:ascii="Arial" w:hAnsi="Arial"/>
          <w:sz w:val="24"/>
        </w:rPr>
      </w:pPr>
      <w:r/>
      <w:bookmarkStart w:id="116" w:name="_Toc51415521"/>
      <w:r/>
      <w:bookmarkStart w:id="117" w:name="_Toc51264315"/>
      <w:r>
        <w:rPr>
          <w:rFonts w:ascii="Arial" w:hAnsi="Arial"/>
          <w:sz w:val="24"/>
        </w:rPr>
      </w:r>
      <w:r/>
    </w:p>
    <w:p>
      <w:pPr>
        <w:pStyle w:val="928"/>
        <w:ind w:left="360" w:firstLine="0"/>
        <w:jc w:val="both"/>
        <w:spacing w:after="120"/>
        <w:tabs>
          <w:tab w:val="left" w:pos="720" w:leader="none"/>
        </w:tabs>
        <w:rPr>
          <w:rFonts w:ascii="Arial" w:hAnsi="Arial"/>
          <w:sz w:val="24"/>
        </w:rPr>
      </w:pPr>
      <w:r>
        <w:rPr>
          <w:rFonts w:ascii="Arial" w:hAnsi="Arial"/>
          <w:sz w:val="22"/>
        </w:rPr>
        <w:t xml:space="preserve">15.2 Data 2</w:t>
      </w:r>
      <w:bookmarkEnd w:id="116"/>
      <w:r/>
      <w:bookmarkEnd w:id="117"/>
      <w:r>
        <w:rPr>
          <w:rFonts w:ascii="Arial" w:hAnsi="Arial"/>
          <w:sz w:val="24"/>
        </w:rPr>
      </w:r>
      <w:r/>
    </w:p>
    <w:p>
      <w:pPr>
        <w:pStyle w:val="928"/>
        <w:numPr>
          <w:ilvl w:val="0"/>
          <w:numId w:val="0"/>
        </w:numPr>
        <w:jc w:val="both"/>
        <w:spacing w:after="120"/>
        <w:rPr>
          <w:rFonts w:ascii="Arial" w:hAnsi="Arial"/>
          <w:sz w:val="24"/>
        </w:rPr>
      </w:pPr>
      <w:r>
        <w:rPr>
          <w:rFonts w:ascii="Arial" w:hAnsi="Arial"/>
          <w:sz w:val="24"/>
        </w:rPr>
      </w:r>
      <w:r/>
    </w:p>
    <w:tbl>
      <w:tblPr>
        <w:tblW w:w="0" w:type="auto"/>
        <w:jc w:val="center"/>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5205"/>
      </w:tblGrid>
      <w:tr>
        <w:trPr>
          <w:cantSplit/>
          <w:trHeight w:val="360"/>
        </w:trPr>
        <w:tc>
          <w:tcPr>
            <w:gridSpan w:val="2"/>
            <w:tcW w:w="8100" w:type="nil"/>
            <w:vAlign w:val="top"/>
            <w:textDirection w:val="lrTb"/>
            <w:noWrap w:val="false"/>
          </w:tcPr>
          <w:p>
            <w:pPr>
              <w:pStyle w:val="885"/>
              <w:jc w:val="center"/>
              <w:rPr>
                <w:b/>
                <w:i/>
                <w:sz w:val="20"/>
              </w:rPr>
            </w:pPr>
            <w:ins w:id="11" w:author="Maryum Xedi" w:date="2002-04-03T20:13:00Z">
              <w:r>
                <w:rPr>
                  <w:b/>
                </w:rPr>
                <w:t xml:space="preserve">&lt; </w:t>
              </w:r>
            </w:ins>
            <w:r>
              <w:rPr>
                <w:b/>
              </w:rPr>
              <w:t xml:space="preserve">Data </w:t>
            </w:r>
            <w:r>
              <w:rPr>
                <w:b/>
                <w:lang w:val="en-US"/>
              </w:rPr>
              <w:t xml:space="preserve">2</w:t>
            </w:r>
            <w:ins w:id="12" w:author="Maryum Xedi" w:date="2002-04-03T20:13:00Z">
              <w:r>
                <w:rPr>
                  <w:b/>
                </w:rPr>
                <w:t xml:space="preserve">&gt;</w:t>
              </w:r>
            </w:ins>
            <w:ins w:id="13" w:author="Maryum Xedi" w:date="2002-04-03T20:13:00Z">
              <w:r>
                <w:rPr>
                  <w:b/>
                  <w:i/>
                  <w:sz w:val="20"/>
                </w:rPr>
              </w:r>
            </w:ins>
            <w:r/>
          </w:p>
        </w:tc>
      </w:tr>
      <w:tr>
        <w:trPr>
          <w:trHeight w:val="360"/>
        </w:trPr>
        <w:tc>
          <w:tcPr>
            <w:tcW w:w="2895" w:type="nil"/>
            <w:vAlign w:val="top"/>
            <w:textDirection w:val="lrTb"/>
            <w:noWrap w:val="false"/>
          </w:tcPr>
          <w:p>
            <w:pPr>
              <w:pStyle w:val="924"/>
            </w:pPr>
            <w:r>
              <w:t xml:space="preserve">Name </w:t>
            </w:r>
            <w:r/>
          </w:p>
        </w:tc>
        <w:tc>
          <w:tcPr>
            <w:tcW w:w="5205" w:type="nil"/>
            <w:vAlign w:val="top"/>
            <w:textDirection w:val="lrTb"/>
            <w:noWrap w:val="false"/>
          </w:tcPr>
          <w:p>
            <w:pPr>
              <w:pStyle w:val="885"/>
              <w:rPr>
                <w:i/>
                <w:sz w:val="20"/>
                <w:lang w:val="en-US"/>
              </w:rPr>
            </w:pPr>
            <w:r>
              <w:rPr>
                <w:i/>
                <w:sz w:val="20"/>
                <w:lang w:val="en-US"/>
              </w:rPr>
              <w:t xml:space="preserve">Requirements Form</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Alias</w:t>
            </w:r>
            <w:r>
              <w:rPr>
                <w:b/>
                <w:i/>
                <w:sz w:val="20"/>
              </w:rPr>
            </w:r>
            <w:r/>
          </w:p>
        </w:tc>
        <w:tc>
          <w:tcPr>
            <w:tcW w:w="5205" w:type="nil"/>
            <w:vAlign w:val="top"/>
            <w:textDirection w:val="lrTb"/>
            <w:noWrap w:val="false"/>
          </w:tcPr>
          <w:p>
            <w:pPr>
              <w:pStyle w:val="885"/>
              <w:rPr>
                <w:i/>
                <w:sz w:val="20"/>
                <w:lang w:val="en-US"/>
              </w:rPr>
            </w:pPr>
            <w:r>
              <w:rPr>
                <w:i/>
                <w:sz w:val="20"/>
                <w:lang w:val="en-US"/>
              </w:rPr>
              <w:t xml:space="preserve">Id, color , mode ,material , space , pattern , Room Type</w:t>
            </w:r>
            <w:r>
              <w:rPr>
                <w:i/>
                <w:sz w:val="20"/>
                <w:lang w:val="en-US"/>
              </w:rPr>
            </w:r>
            <w:r/>
          </w:p>
          <w:p>
            <w:pPr>
              <w:pStyle w:val="885"/>
              <w:rPr>
                <w:i/>
                <w:sz w:val="20"/>
              </w:rPr>
            </w:pPr>
            <w:r>
              <w:rPr>
                <w:i/>
                <w:sz w:val="20"/>
              </w:rPr>
            </w:r>
            <w:r/>
          </w:p>
        </w:tc>
      </w:tr>
      <w:tr>
        <w:trPr>
          <w:trHeight w:val="360"/>
        </w:trPr>
        <w:tc>
          <w:tcPr>
            <w:tcW w:w="2895" w:type="nil"/>
            <w:vAlign w:val="top"/>
            <w:textDirection w:val="lrTb"/>
            <w:noWrap w:val="false"/>
          </w:tcPr>
          <w:p>
            <w:pPr>
              <w:pStyle w:val="885"/>
              <w:rPr>
                <w:b/>
                <w:i/>
                <w:sz w:val="20"/>
              </w:rPr>
            </w:pPr>
            <w:r>
              <w:rPr>
                <w:b/>
                <w:i/>
                <w:sz w:val="20"/>
              </w:rPr>
              <w:t xml:space="preserve">Where-used/how-used</w:t>
            </w:r>
            <w:r>
              <w:rPr>
                <w:b/>
                <w:i/>
                <w:sz w:val="20"/>
              </w:rPr>
            </w:r>
            <w:r/>
          </w:p>
        </w:tc>
        <w:tc>
          <w:tcPr>
            <w:tcW w:w="5205" w:type="nil"/>
            <w:vAlign w:val="top"/>
            <w:textDirection w:val="lrTb"/>
            <w:noWrap w:val="false"/>
          </w:tcPr>
          <w:p>
            <w:pPr>
              <w:pStyle w:val="885"/>
              <w:rPr>
                <w:i/>
                <w:sz w:val="20"/>
                <w:lang w:val="en-US"/>
              </w:rPr>
            </w:pPr>
            <w:r>
              <w:rPr>
                <w:i/>
                <w:sz w:val="20"/>
                <w:lang w:val="en-US"/>
              </w:rPr>
              <w:t xml:space="preserve">Data will be stored in Requirement Form table in Database ,which will store user requirement about interior design , using this data application will filter sample data to recommend it to the user </w:t>
            </w:r>
            <w:r>
              <w:rPr>
                <w:i/>
                <w:sz w:val="20"/>
                <w:lang w:val="en-US"/>
              </w:rPr>
            </w:r>
            <w:r/>
          </w:p>
        </w:tc>
      </w:tr>
      <w:tr>
        <w:trPr>
          <w:trHeight w:val="360"/>
        </w:trPr>
        <w:tc>
          <w:tcPr>
            <w:tcW w:w="2895" w:type="nil"/>
            <w:vAlign w:val="top"/>
            <w:textDirection w:val="lrTb"/>
            <w:noWrap w:val="false"/>
          </w:tcPr>
          <w:p>
            <w:pPr>
              <w:pStyle w:val="914"/>
              <w:rPr>
                <w:i/>
                <w:sz w:val="20"/>
              </w:rPr>
            </w:pPr>
            <w:r>
              <w:rPr>
                <w:i/>
                <w:sz w:val="20"/>
              </w:rPr>
              <w:t xml:space="preserve">Content description</w:t>
            </w:r>
            <w:r>
              <w:rPr>
                <w:i/>
                <w:sz w:val="20"/>
              </w:rPr>
            </w:r>
            <w:r/>
          </w:p>
        </w:tc>
        <w:tc>
          <w:tcPr>
            <w:tcW w:w="5205" w:type="nil"/>
            <w:vAlign w:val="top"/>
            <w:textDirection w:val="lrTb"/>
            <w:noWrap w:val="false"/>
          </w:tcPr>
          <w:p>
            <w:pPr>
              <w:pStyle w:val="885"/>
              <w:rPr>
                <w:i/>
                <w:sz w:val="20"/>
                <w:lang w:val="en-US"/>
              </w:rPr>
            </w:pPr>
            <w:r>
              <w:rPr>
                <w:i/>
                <w:sz w:val="20"/>
                <w:lang w:val="en-US"/>
              </w:rPr>
            </w:r>
            <w:r/>
          </w:p>
          <w:p>
            <w:pPr>
              <w:pStyle w:val="885"/>
              <w:rPr>
                <w:i/>
                <w:sz w:val="20"/>
                <w:lang w:val="en-US"/>
              </w:rPr>
            </w:pPr>
            <w:r>
              <w:rPr>
                <w:i/>
                <w:sz w:val="20"/>
                <w:lang w:val="en-US"/>
              </w:rPr>
              <w:t xml:space="preserve">It consist on Requirement  form database table fields </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Supplementary information</w:t>
            </w:r>
            <w:r>
              <w:rPr>
                <w:b/>
                <w:i/>
                <w:sz w:val="20"/>
              </w:rPr>
            </w:r>
            <w:r/>
          </w:p>
        </w:tc>
        <w:tc>
          <w:tcPr>
            <w:tcW w:w="5205" w:type="nil"/>
            <w:vAlign w:val="top"/>
            <w:textDirection w:val="lrTb"/>
            <w:noWrap w:val="false"/>
          </w:tcPr>
          <w:p>
            <w:pPr>
              <w:pStyle w:val="885"/>
              <w:rPr>
                <w:i/>
                <w:sz w:val="20"/>
                <w:lang w:val="en-US"/>
              </w:rPr>
            </w:pPr>
            <w:r>
              <w:rPr>
                <w:i/>
                <w:sz w:val="20"/>
                <w:lang w:val="en-US"/>
              </w:rPr>
              <w:t xml:space="preserve">DataType will be varchar , with  fixed length 256 </w:t>
            </w:r>
            <w:r>
              <w:rPr>
                <w:i/>
                <w:sz w:val="20"/>
                <w:lang w:val="en-US"/>
              </w:rPr>
            </w:r>
            <w:r/>
          </w:p>
        </w:tc>
      </w:tr>
    </w:tbl>
    <w:p>
      <w:pPr>
        <w:pStyle w:val="928"/>
        <w:numPr>
          <w:ilvl w:val="0"/>
          <w:numId w:val="0"/>
        </w:numPr>
        <w:jc w:val="both"/>
        <w:spacing w:after="120"/>
        <w:rPr>
          <w:rFonts w:ascii="Arial" w:hAnsi="Arial"/>
          <w:sz w:val="24"/>
          <w:lang w:val="en-US"/>
        </w:rPr>
      </w:pPr>
      <w:r>
        <w:rPr>
          <w:rFonts w:ascii="Arial" w:hAnsi="Arial"/>
          <w:sz w:val="24"/>
          <w:lang w:val="en-US"/>
        </w:rPr>
      </w:r>
      <w:r/>
    </w:p>
    <w:p>
      <w:pPr>
        <w:pStyle w:val="928"/>
        <w:numPr>
          <w:ilvl w:val="0"/>
          <w:numId w:val="0"/>
        </w:numPr>
        <w:jc w:val="both"/>
        <w:spacing w:after="120"/>
        <w:rPr>
          <w:rFonts w:ascii="Arial" w:hAnsi="Arial"/>
          <w:sz w:val="24"/>
          <w:lang w:val="en-US"/>
        </w:rPr>
      </w:pPr>
      <w:r>
        <w:rPr>
          <w:rFonts w:ascii="Arial" w:hAnsi="Arial"/>
          <w:sz w:val="24"/>
          <w:lang w:val="en-US"/>
        </w:rPr>
      </w:r>
      <w:r/>
    </w:p>
    <w:p>
      <w:pPr>
        <w:pStyle w:val="928"/>
        <w:ind w:left="360" w:firstLine="0"/>
        <w:jc w:val="both"/>
        <w:spacing w:after="120"/>
        <w:tabs>
          <w:tab w:val="left" w:pos="720" w:leader="none"/>
        </w:tabs>
        <w:rPr>
          <w:rFonts w:ascii="Arial" w:hAnsi="Arial"/>
          <w:sz w:val="24"/>
        </w:rPr>
      </w:pPr>
      <w:r>
        <w:t xml:space="preserve">15 .3 </w:t>
      </w:r>
      <w:bookmarkStart w:id="118" w:name="_Toc51264316"/>
      <w:r/>
      <w:bookmarkStart w:id="119" w:name="_Toc51415522"/>
      <w:r>
        <w:rPr>
          <w:rFonts w:ascii="Arial" w:hAnsi="Arial"/>
          <w:sz w:val="22"/>
        </w:rPr>
        <w:t xml:space="preserve">Data </w:t>
      </w:r>
      <w:bookmarkEnd w:id="118"/>
      <w:r/>
      <w:bookmarkEnd w:id="119"/>
      <w:r>
        <w:rPr>
          <w:rFonts w:ascii="Arial" w:hAnsi="Arial"/>
          <w:sz w:val="22"/>
          <w:lang w:val="en-US"/>
        </w:rPr>
        <w:t xml:space="preserve">3</w:t>
      </w:r>
      <w:r>
        <w:rPr>
          <w:rFonts w:ascii="Arial" w:hAnsi="Arial"/>
          <w:sz w:val="24"/>
        </w:rPr>
      </w:r>
      <w:r/>
    </w:p>
    <w:p>
      <w:pPr>
        <w:pStyle w:val="901"/>
        <w:rPr>
          <w:i/>
        </w:rPr>
      </w:pPr>
      <w:r>
        <w:rPr>
          <w:i/>
        </w:rPr>
      </w:r>
      <w:r/>
    </w:p>
    <w:tbl>
      <w:tblPr>
        <w:tblW w:w="0" w:type="auto"/>
        <w:jc w:val="center"/>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5205"/>
      </w:tblGrid>
      <w:tr>
        <w:trPr>
          <w:cantSplit/>
          <w:trHeight w:val="360"/>
        </w:trPr>
        <w:tc>
          <w:tcPr>
            <w:gridSpan w:val="2"/>
            <w:tcW w:w="8100" w:type="nil"/>
            <w:vAlign w:val="top"/>
            <w:textDirection w:val="lrTb"/>
            <w:noWrap w:val="false"/>
          </w:tcPr>
          <w:p>
            <w:pPr>
              <w:pStyle w:val="885"/>
              <w:jc w:val="center"/>
              <w:rPr>
                <w:b/>
                <w:i/>
                <w:sz w:val="20"/>
              </w:rPr>
            </w:pPr>
            <w:ins w:id="14" w:author="Maryum Xedi" w:date="2002-04-03T20:13:00Z">
              <w:r>
                <w:rPr>
                  <w:b/>
                </w:rPr>
                <w:t xml:space="preserve">&lt; </w:t>
              </w:r>
            </w:ins>
            <w:r>
              <w:rPr>
                <w:b/>
              </w:rPr>
              <w:t xml:space="preserve">Data </w:t>
            </w:r>
            <w:r>
              <w:rPr>
                <w:b/>
                <w:lang w:val="en-US"/>
              </w:rPr>
              <w:t xml:space="preserve">3</w:t>
            </w:r>
            <w:ins w:id="15" w:author="Maryum Xedi" w:date="2002-04-03T20:13:00Z">
              <w:r>
                <w:rPr>
                  <w:b/>
                </w:rPr>
                <w:t xml:space="preserve">&gt;</w:t>
              </w:r>
            </w:ins>
            <w:ins w:id="16" w:author="Maryum Xedi" w:date="2002-04-03T20:13:00Z">
              <w:r>
                <w:rPr>
                  <w:b/>
                  <w:i/>
                  <w:sz w:val="20"/>
                </w:rPr>
              </w:r>
            </w:ins>
            <w:r/>
          </w:p>
        </w:tc>
      </w:tr>
      <w:tr>
        <w:trPr>
          <w:trHeight w:val="360"/>
        </w:trPr>
        <w:tc>
          <w:tcPr>
            <w:tcW w:w="2895" w:type="nil"/>
            <w:vAlign w:val="top"/>
            <w:textDirection w:val="lrTb"/>
            <w:noWrap w:val="false"/>
          </w:tcPr>
          <w:p>
            <w:pPr>
              <w:pStyle w:val="924"/>
            </w:pPr>
            <w:r>
              <w:t xml:space="preserve">Name </w:t>
            </w:r>
            <w:r/>
          </w:p>
        </w:tc>
        <w:tc>
          <w:tcPr>
            <w:tcW w:w="5205" w:type="nil"/>
            <w:vAlign w:val="top"/>
            <w:textDirection w:val="lrTb"/>
            <w:noWrap w:val="false"/>
          </w:tcPr>
          <w:p>
            <w:pPr>
              <w:pStyle w:val="885"/>
              <w:rPr>
                <w:i/>
                <w:sz w:val="20"/>
                <w:lang w:val="en-US"/>
              </w:rPr>
            </w:pPr>
            <w:r>
              <w:rPr>
                <w:i/>
                <w:sz w:val="20"/>
                <w:lang w:val="en-US"/>
              </w:rPr>
              <w:t xml:space="preserve">Interior Designer</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Alias</w:t>
            </w:r>
            <w:r>
              <w:rPr>
                <w:b/>
                <w:i/>
                <w:sz w:val="20"/>
              </w:rPr>
            </w:r>
            <w:r/>
          </w:p>
        </w:tc>
        <w:tc>
          <w:tcPr>
            <w:tcW w:w="5205" w:type="nil"/>
            <w:vAlign w:val="top"/>
            <w:textDirection w:val="lrTb"/>
            <w:noWrap w:val="false"/>
          </w:tcPr>
          <w:p>
            <w:pPr>
              <w:pStyle w:val="885"/>
              <w:rPr>
                <w:i/>
                <w:sz w:val="20"/>
                <w:lang w:val="en-US"/>
              </w:rPr>
            </w:pPr>
            <w:r>
              <w:rPr>
                <w:i/>
                <w:sz w:val="20"/>
                <w:lang w:val="en-US"/>
              </w:rPr>
              <w:t xml:space="preserve">Id, name , email , password , contact no, city</w:t>
            </w:r>
            <w:r>
              <w:rPr>
                <w:i/>
                <w:sz w:val="20"/>
                <w:lang w:val="en-US"/>
              </w:rPr>
            </w:r>
            <w:r/>
          </w:p>
          <w:p>
            <w:pPr>
              <w:pStyle w:val="885"/>
              <w:rPr>
                <w:i/>
                <w:sz w:val="20"/>
              </w:rPr>
            </w:pPr>
            <w:r>
              <w:rPr>
                <w:i/>
                <w:sz w:val="20"/>
              </w:rPr>
            </w:r>
            <w:r/>
          </w:p>
        </w:tc>
      </w:tr>
      <w:tr>
        <w:trPr>
          <w:trHeight w:val="360"/>
        </w:trPr>
        <w:tc>
          <w:tcPr>
            <w:tcW w:w="2895" w:type="nil"/>
            <w:vAlign w:val="top"/>
            <w:textDirection w:val="lrTb"/>
            <w:noWrap w:val="false"/>
          </w:tcPr>
          <w:p>
            <w:pPr>
              <w:pStyle w:val="885"/>
              <w:rPr>
                <w:b/>
                <w:i/>
                <w:sz w:val="20"/>
              </w:rPr>
            </w:pPr>
            <w:r>
              <w:rPr>
                <w:b/>
                <w:i/>
                <w:sz w:val="20"/>
              </w:rPr>
              <w:t xml:space="preserve">Where-used/how-used</w:t>
            </w:r>
            <w:r>
              <w:rPr>
                <w:b/>
                <w:i/>
                <w:sz w:val="20"/>
              </w:rPr>
            </w:r>
            <w:r/>
          </w:p>
        </w:tc>
        <w:tc>
          <w:tcPr>
            <w:tcW w:w="5205" w:type="nil"/>
            <w:vAlign w:val="top"/>
            <w:textDirection w:val="lrTb"/>
            <w:noWrap w:val="false"/>
          </w:tcPr>
          <w:p>
            <w:pPr>
              <w:pStyle w:val="885"/>
              <w:rPr>
                <w:i/>
                <w:sz w:val="20"/>
                <w:lang w:val="en-US"/>
              </w:rPr>
            </w:pPr>
            <w:r>
              <w:rPr>
                <w:i/>
                <w:sz w:val="20"/>
                <w:lang w:val="en-US"/>
              </w:rPr>
              <w:t xml:space="preserve">Data will be stored in Interior Designer table in Database using user regeneration  form , as an output of this process Interior account will be created ,and user will login by matching credentials  </w:t>
            </w:r>
            <w:r>
              <w:rPr>
                <w:i/>
                <w:sz w:val="20"/>
                <w:lang w:val="en-US"/>
              </w:rPr>
            </w:r>
            <w:r/>
          </w:p>
        </w:tc>
      </w:tr>
      <w:tr>
        <w:trPr>
          <w:trHeight w:val="360"/>
        </w:trPr>
        <w:tc>
          <w:tcPr>
            <w:tcW w:w="2895" w:type="nil"/>
            <w:vAlign w:val="top"/>
            <w:textDirection w:val="lrTb"/>
            <w:noWrap w:val="false"/>
          </w:tcPr>
          <w:p>
            <w:pPr>
              <w:pStyle w:val="914"/>
              <w:rPr>
                <w:i/>
                <w:sz w:val="20"/>
              </w:rPr>
            </w:pPr>
            <w:r>
              <w:rPr>
                <w:i/>
                <w:sz w:val="20"/>
              </w:rPr>
              <w:t xml:space="preserve">Content description</w:t>
            </w:r>
            <w:r>
              <w:rPr>
                <w:i/>
                <w:sz w:val="20"/>
              </w:rPr>
            </w:r>
            <w:r/>
          </w:p>
        </w:tc>
        <w:tc>
          <w:tcPr>
            <w:tcW w:w="5205" w:type="nil"/>
            <w:vAlign w:val="top"/>
            <w:textDirection w:val="lrTb"/>
            <w:noWrap w:val="false"/>
          </w:tcPr>
          <w:p>
            <w:pPr>
              <w:pStyle w:val="885"/>
              <w:rPr>
                <w:i/>
                <w:sz w:val="20"/>
                <w:lang w:val="en-US"/>
              </w:rPr>
            </w:pPr>
            <w:r>
              <w:rPr>
                <w:i/>
                <w:sz w:val="20"/>
                <w:lang w:val="en-US"/>
              </w:rPr>
            </w:r>
            <w:r/>
          </w:p>
          <w:p>
            <w:pPr>
              <w:pStyle w:val="885"/>
              <w:rPr>
                <w:i/>
                <w:sz w:val="20"/>
                <w:lang w:val="en-US"/>
              </w:rPr>
            </w:pPr>
            <w:r>
              <w:rPr>
                <w:i/>
                <w:sz w:val="20"/>
                <w:lang w:val="en-US"/>
              </w:rPr>
              <w:t xml:space="preserve">It consist on Interior Designer database table fields </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Supplementary information</w:t>
            </w:r>
            <w:r>
              <w:rPr>
                <w:b/>
                <w:i/>
                <w:sz w:val="20"/>
              </w:rPr>
            </w:r>
            <w:r/>
          </w:p>
        </w:tc>
        <w:tc>
          <w:tcPr>
            <w:tcW w:w="5205" w:type="nil"/>
            <w:vAlign w:val="top"/>
            <w:textDirection w:val="lrTb"/>
            <w:noWrap w:val="false"/>
          </w:tcPr>
          <w:p>
            <w:pPr>
              <w:pStyle w:val="885"/>
              <w:rPr>
                <w:i/>
                <w:sz w:val="20"/>
                <w:lang w:val="en-US"/>
              </w:rPr>
            </w:pPr>
            <w:r>
              <w:rPr>
                <w:i/>
                <w:sz w:val="20"/>
                <w:lang w:val="en-US"/>
              </w:rPr>
              <w:t xml:space="preserve">DataType will be varchar , with  fixed length 256 </w:t>
            </w:r>
            <w:r>
              <w:rPr>
                <w:i/>
                <w:sz w:val="20"/>
                <w:lang w:val="en-US"/>
              </w:rPr>
            </w:r>
            <w:r/>
          </w:p>
        </w:tc>
      </w:tr>
    </w:tbl>
    <w:p>
      <w:pPr>
        <w:pStyle w:val="928"/>
        <w:numPr>
          <w:ilvl w:val="0"/>
          <w:numId w:val="0"/>
        </w:numPr>
        <w:jc w:val="both"/>
        <w:spacing w:after="120"/>
        <w:rPr>
          <w:rFonts w:ascii="Arial" w:hAnsi="Arial"/>
          <w:sz w:val="24"/>
        </w:rPr>
      </w:pPr>
      <w:r>
        <w:rPr>
          <w:rFonts w:ascii="Arial" w:hAnsi="Arial"/>
          <w:sz w:val="24"/>
        </w:rPr>
      </w:r>
      <w:r/>
    </w:p>
    <w:p>
      <w:pPr>
        <w:pStyle w:val="928"/>
        <w:jc w:val="both"/>
        <w:spacing w:after="120"/>
        <w:tabs>
          <w:tab w:val="left" w:pos="720" w:leader="none"/>
        </w:tabs>
        <w:rPr>
          <w:rFonts w:ascii="Arial" w:hAnsi="Arial"/>
          <w:sz w:val="24"/>
        </w:rPr>
      </w:pPr>
      <w:r>
        <w:rPr>
          <w:rFonts w:ascii="Arial" w:hAnsi="Arial"/>
          <w:sz w:val="24"/>
          <w:lang w:val="en-US"/>
        </w:rPr>
        <w:t xml:space="preserve">15 . 4 Data 4</w:t>
      </w:r>
      <w:r>
        <w:rPr>
          <w:rFonts w:ascii="Arial" w:hAnsi="Arial"/>
          <w:sz w:val="24"/>
        </w:rPr>
      </w:r>
      <w:r/>
    </w:p>
    <w:p>
      <w:pPr>
        <w:pStyle w:val="901"/>
        <w:rPr>
          <w:i/>
        </w:rPr>
      </w:pPr>
      <w:r>
        <w:t xml:space="preserve">        </w:t>
      </w:r>
      <w:r>
        <w:rPr>
          <w:i/>
        </w:rPr>
      </w:r>
      <w:r/>
    </w:p>
    <w:tbl>
      <w:tblPr>
        <w:tblW w:w="0" w:type="auto"/>
        <w:jc w:val="center"/>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2895"/>
        <w:gridCol w:w="5205"/>
      </w:tblGrid>
      <w:tr>
        <w:trPr>
          <w:cantSplit/>
          <w:trHeight w:val="360"/>
        </w:trPr>
        <w:tc>
          <w:tcPr>
            <w:gridSpan w:val="2"/>
            <w:tcW w:w="8100" w:type="nil"/>
            <w:vAlign w:val="top"/>
            <w:textDirection w:val="lrTb"/>
            <w:noWrap w:val="false"/>
          </w:tcPr>
          <w:p>
            <w:pPr>
              <w:pStyle w:val="885"/>
              <w:jc w:val="center"/>
              <w:rPr>
                <w:b/>
                <w:i/>
                <w:sz w:val="20"/>
              </w:rPr>
            </w:pPr>
            <w:ins w:id="17" w:author="Maryum Xedi" w:date="2002-04-03T20:13:00Z">
              <w:r>
                <w:rPr>
                  <w:b/>
                </w:rPr>
                <w:t xml:space="preserve">&lt; </w:t>
              </w:r>
            </w:ins>
            <w:r>
              <w:rPr>
                <w:b/>
              </w:rPr>
              <w:t xml:space="preserve">Data </w:t>
            </w:r>
            <w:r>
              <w:rPr>
                <w:b/>
                <w:lang w:val="en-US"/>
              </w:rPr>
              <w:t xml:space="preserve">4</w:t>
            </w:r>
            <w:ins w:id="18" w:author="Maryum Xedi" w:date="2002-04-03T20:13:00Z">
              <w:r>
                <w:rPr>
                  <w:b/>
                </w:rPr>
                <w:t xml:space="preserve">&gt;</w:t>
              </w:r>
            </w:ins>
            <w:ins w:id="19" w:author="Maryum Xedi" w:date="2002-04-03T20:13:00Z">
              <w:r>
                <w:rPr>
                  <w:b/>
                  <w:i/>
                  <w:sz w:val="20"/>
                </w:rPr>
              </w:r>
            </w:ins>
            <w:r/>
          </w:p>
        </w:tc>
      </w:tr>
      <w:tr>
        <w:trPr>
          <w:trHeight w:val="360"/>
        </w:trPr>
        <w:tc>
          <w:tcPr>
            <w:tcW w:w="2895" w:type="nil"/>
            <w:vAlign w:val="top"/>
            <w:textDirection w:val="lrTb"/>
            <w:noWrap w:val="false"/>
          </w:tcPr>
          <w:p>
            <w:pPr>
              <w:pStyle w:val="924"/>
            </w:pPr>
            <w:r>
              <w:t xml:space="preserve">Name </w:t>
            </w:r>
            <w:r/>
          </w:p>
        </w:tc>
        <w:tc>
          <w:tcPr>
            <w:tcW w:w="5205" w:type="nil"/>
            <w:vAlign w:val="top"/>
            <w:textDirection w:val="lrTb"/>
            <w:noWrap w:val="false"/>
          </w:tcPr>
          <w:p>
            <w:pPr>
              <w:pStyle w:val="885"/>
              <w:rPr>
                <w:i/>
                <w:sz w:val="20"/>
                <w:lang w:val="en-US"/>
              </w:rPr>
            </w:pPr>
            <w:r>
              <w:rPr>
                <w:i/>
                <w:sz w:val="20"/>
                <w:lang w:val="en-US"/>
              </w:rPr>
              <w:t xml:space="preserve">Sample Design </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Alias</w:t>
            </w:r>
            <w:r>
              <w:rPr>
                <w:b/>
                <w:i/>
                <w:sz w:val="20"/>
              </w:rPr>
            </w:r>
            <w:r/>
          </w:p>
        </w:tc>
        <w:tc>
          <w:tcPr>
            <w:tcW w:w="5205" w:type="nil"/>
            <w:vAlign w:val="top"/>
            <w:textDirection w:val="lrTb"/>
            <w:noWrap w:val="false"/>
          </w:tcPr>
          <w:p>
            <w:pPr>
              <w:pStyle w:val="885"/>
              <w:rPr>
                <w:i/>
                <w:sz w:val="20"/>
                <w:lang w:val="en-US"/>
              </w:rPr>
            </w:pPr>
            <w:r>
              <w:rPr>
                <w:i/>
                <w:sz w:val="20"/>
                <w:lang w:val="en-US"/>
              </w:rPr>
              <w:t xml:space="preserve">Id, image , description , color , pattern , material , designer contact number  </w:t>
            </w:r>
            <w:r>
              <w:rPr>
                <w:i/>
                <w:sz w:val="20"/>
                <w:lang w:val="en-US"/>
              </w:rPr>
            </w:r>
            <w:r/>
          </w:p>
          <w:p>
            <w:pPr>
              <w:pStyle w:val="885"/>
              <w:rPr>
                <w:i/>
                <w:sz w:val="20"/>
              </w:rPr>
            </w:pPr>
            <w:r>
              <w:rPr>
                <w:i/>
                <w:sz w:val="20"/>
              </w:rPr>
            </w:r>
            <w:r/>
          </w:p>
        </w:tc>
      </w:tr>
      <w:tr>
        <w:trPr>
          <w:trHeight w:val="360"/>
        </w:trPr>
        <w:tc>
          <w:tcPr>
            <w:tcW w:w="2895" w:type="nil"/>
            <w:vAlign w:val="top"/>
            <w:textDirection w:val="lrTb"/>
            <w:noWrap w:val="false"/>
          </w:tcPr>
          <w:p>
            <w:pPr>
              <w:pStyle w:val="885"/>
              <w:rPr>
                <w:b/>
                <w:i/>
                <w:sz w:val="20"/>
              </w:rPr>
            </w:pPr>
            <w:r>
              <w:rPr>
                <w:b/>
                <w:i/>
                <w:sz w:val="20"/>
              </w:rPr>
              <w:t xml:space="preserve">Where-used/how-used</w:t>
            </w:r>
            <w:r>
              <w:rPr>
                <w:b/>
                <w:i/>
                <w:sz w:val="20"/>
              </w:rPr>
            </w:r>
            <w:r/>
          </w:p>
        </w:tc>
        <w:tc>
          <w:tcPr>
            <w:tcW w:w="5205" w:type="nil"/>
            <w:vAlign w:val="top"/>
            <w:textDirection w:val="lrTb"/>
            <w:noWrap w:val="false"/>
          </w:tcPr>
          <w:p>
            <w:pPr>
              <w:pStyle w:val="885"/>
              <w:rPr>
                <w:i/>
                <w:sz w:val="20"/>
                <w:lang w:val="en-US"/>
              </w:rPr>
            </w:pPr>
            <w:r>
              <w:rPr>
                <w:i/>
                <w:sz w:val="20"/>
                <w:lang w:val="en-US"/>
              </w:rPr>
              <w:t xml:space="preserve">Data will be stored in Sample Deign table in Database use to display design in on app </w:t>
            </w:r>
            <w:r>
              <w:rPr>
                <w:i/>
                <w:sz w:val="20"/>
                <w:lang w:val="en-US"/>
              </w:rPr>
            </w:r>
            <w:r/>
          </w:p>
        </w:tc>
      </w:tr>
      <w:tr>
        <w:trPr>
          <w:trHeight w:val="360"/>
        </w:trPr>
        <w:tc>
          <w:tcPr>
            <w:tcW w:w="2895" w:type="nil"/>
            <w:vAlign w:val="top"/>
            <w:textDirection w:val="lrTb"/>
            <w:noWrap w:val="false"/>
          </w:tcPr>
          <w:p>
            <w:pPr>
              <w:pStyle w:val="914"/>
              <w:rPr>
                <w:i/>
                <w:sz w:val="20"/>
              </w:rPr>
            </w:pPr>
            <w:r>
              <w:rPr>
                <w:i/>
                <w:sz w:val="20"/>
              </w:rPr>
              <w:t xml:space="preserve">Content description</w:t>
            </w:r>
            <w:r>
              <w:rPr>
                <w:i/>
                <w:sz w:val="20"/>
              </w:rPr>
            </w:r>
            <w:r/>
          </w:p>
        </w:tc>
        <w:tc>
          <w:tcPr>
            <w:tcW w:w="5205" w:type="nil"/>
            <w:vAlign w:val="top"/>
            <w:textDirection w:val="lrTb"/>
            <w:noWrap w:val="false"/>
          </w:tcPr>
          <w:p>
            <w:pPr>
              <w:pStyle w:val="885"/>
              <w:rPr>
                <w:i/>
                <w:sz w:val="20"/>
                <w:lang w:val="en-US"/>
              </w:rPr>
            </w:pPr>
            <w:r>
              <w:rPr>
                <w:i/>
                <w:sz w:val="20"/>
                <w:lang w:val="en-US"/>
              </w:rPr>
            </w:r>
            <w:r/>
          </w:p>
          <w:p>
            <w:pPr>
              <w:pStyle w:val="885"/>
              <w:rPr>
                <w:i/>
                <w:sz w:val="20"/>
                <w:lang w:val="en-US"/>
              </w:rPr>
            </w:pPr>
            <w:r>
              <w:rPr>
                <w:i/>
                <w:sz w:val="20"/>
                <w:lang w:val="en-US"/>
              </w:rPr>
              <w:t xml:space="preserve">It consist on User database table fields </w:t>
            </w:r>
            <w:r>
              <w:rPr>
                <w:i/>
                <w:sz w:val="20"/>
                <w:lang w:val="en-US"/>
              </w:rPr>
            </w:r>
            <w:r/>
          </w:p>
        </w:tc>
      </w:tr>
      <w:tr>
        <w:trPr>
          <w:trHeight w:val="360"/>
        </w:trPr>
        <w:tc>
          <w:tcPr>
            <w:tcW w:w="2895" w:type="nil"/>
            <w:vAlign w:val="top"/>
            <w:textDirection w:val="lrTb"/>
            <w:noWrap w:val="false"/>
          </w:tcPr>
          <w:p>
            <w:pPr>
              <w:pStyle w:val="885"/>
              <w:rPr>
                <w:b/>
                <w:i/>
                <w:sz w:val="20"/>
              </w:rPr>
            </w:pPr>
            <w:r>
              <w:rPr>
                <w:b/>
                <w:i/>
                <w:sz w:val="20"/>
              </w:rPr>
              <w:t xml:space="preserve">Supplementary information</w:t>
            </w:r>
            <w:r>
              <w:rPr>
                <w:b/>
                <w:i/>
                <w:sz w:val="20"/>
              </w:rPr>
            </w:r>
            <w:r/>
          </w:p>
        </w:tc>
        <w:tc>
          <w:tcPr>
            <w:tcW w:w="5205" w:type="nil"/>
            <w:vAlign w:val="top"/>
            <w:textDirection w:val="lrTb"/>
            <w:noWrap w:val="false"/>
          </w:tcPr>
          <w:p>
            <w:pPr>
              <w:pStyle w:val="885"/>
              <w:rPr>
                <w:i/>
                <w:sz w:val="20"/>
                <w:lang w:val="en-US"/>
              </w:rPr>
            </w:pPr>
            <w:r>
              <w:rPr>
                <w:i/>
                <w:sz w:val="20"/>
                <w:lang w:val="en-US"/>
              </w:rPr>
              <w:t xml:space="preserve">DataType will be varchar , with  fixed length 256 </w:t>
            </w:r>
            <w:r>
              <w:rPr>
                <w:i/>
                <w:sz w:val="20"/>
                <w:lang w:val="en-US"/>
              </w:rPr>
            </w:r>
            <w:r/>
          </w:p>
        </w:tc>
      </w:tr>
    </w:tbl>
    <w:p>
      <w:pPr>
        <w:pStyle w:val="906"/>
        <w:tabs>
          <w:tab w:val="clear" w:pos="4320" w:leader="none"/>
          <w:tab w:val="clear" w:pos="8640" w:leader="none"/>
        </w:tabs>
      </w:pPr>
      <w:r/>
      <w:r/>
    </w:p>
    <w:p>
      <w:pPr>
        <w:pStyle w:val="924"/>
        <w:rPr>
          <w:bCs/>
        </w:rPr>
      </w:pPr>
      <w:r>
        <w:rPr>
          <w:bCs/>
        </w:rPr>
      </w:r>
      <w:r/>
    </w:p>
    <w:p>
      <w:pPr>
        <w:pStyle w:val="886"/>
        <w:tabs>
          <w:tab w:val="left" w:pos="360" w:leader="none"/>
        </w:tabs>
      </w:pPr>
      <w:r>
        <w:t xml:space="preserve">16 . </w:t>
      </w:r>
      <w:bookmarkStart w:id="120" w:name="_Toc51264318"/>
      <w:r/>
      <w:bookmarkStart w:id="121" w:name="_Toc51415523"/>
      <w:r>
        <w:t xml:space="preserve">Requirements Traceability Matrix</w:t>
      </w:r>
      <w:bookmarkEnd w:id="120"/>
      <w:r/>
      <w:bookmarkEnd w:id="121"/>
      <w:r/>
      <w:r/>
    </w:p>
    <w:p>
      <w:pPr>
        <w:pStyle w:val="885"/>
      </w:pPr>
      <w:r/>
      <w:r/>
    </w:p>
    <w:tbl>
      <w:tblPr>
        <w:tblW w:w="0" w:type="auto"/>
        <w:jc w:val="center"/>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4A0" w:firstRow="1" w:lastRow="0" w:firstColumn="1" w:lastColumn="0" w:noHBand="0" w:noVBand="1"/>
      </w:tblPr>
      <w:tblGrid>
        <w:gridCol w:w="465"/>
        <w:gridCol w:w="1608"/>
        <w:gridCol w:w="992"/>
        <w:gridCol w:w="567"/>
        <w:gridCol w:w="1134"/>
        <w:gridCol w:w="1559"/>
        <w:gridCol w:w="2691"/>
      </w:tblGrid>
      <w:tr>
        <w:trPr>
          <w:trHeight w:val="270"/>
        </w:trPr>
        <w:tc>
          <w:tcPr>
            <w:tcW w:w="465" w:type="nil"/>
            <w:vAlign w:val="top"/>
            <w:textDirection w:val="lrTb"/>
            <w:noWrap w:val="false"/>
          </w:tcPr>
          <w:p>
            <w:pPr>
              <w:pStyle w:val="885"/>
              <w:jc w:val="center"/>
              <w:rPr>
                <w:rFonts w:ascii="Verdana" w:hAnsi="Verdana"/>
                <w:b/>
                <w:sz w:val="16"/>
                <w:lang w:val="en-US"/>
              </w:rPr>
            </w:pPr>
            <w:r>
              <w:rPr>
                <w:rFonts w:ascii="Verdana" w:hAnsi="Verdana"/>
                <w:b/>
                <w:sz w:val="16"/>
                <w:lang w:val="en-US"/>
              </w:rPr>
              <w:t xml:space="preserve">Sr#</w:t>
            </w:r>
            <w:r>
              <w:rPr>
                <w:rFonts w:ascii="Verdana" w:hAnsi="Verdana"/>
                <w:b/>
                <w:sz w:val="16"/>
                <w:lang w:val="en-US"/>
              </w:rPr>
            </w:r>
            <w:r/>
          </w:p>
        </w:tc>
        <w:tc>
          <w:tcPr>
            <w:tcW w:w="1163" w:type="nil"/>
            <w:vAlign w:val="top"/>
            <w:textDirection w:val="lrTb"/>
            <w:noWrap w:val="false"/>
          </w:tcPr>
          <w:p>
            <w:pPr>
              <w:pStyle w:val="885"/>
              <w:jc w:val="center"/>
              <w:rPr>
                <w:rFonts w:ascii="Verdana" w:hAnsi="Verdana"/>
                <w:b/>
                <w:sz w:val="16"/>
                <w:lang w:val="en-US"/>
              </w:rPr>
            </w:pPr>
            <w:r>
              <w:rPr>
                <w:rFonts w:ascii="Verdana" w:hAnsi="Verdana"/>
                <w:b/>
                <w:sz w:val="16"/>
                <w:lang w:val="en-US"/>
              </w:rPr>
              <w:t xml:space="preserve">Feature</w:t>
            </w:r>
            <w:r>
              <w:rPr>
                <w:rFonts w:ascii="Verdana" w:hAnsi="Verdana"/>
                <w:b/>
                <w:sz w:val="16"/>
                <w:lang w:val="en-US"/>
              </w:rPr>
            </w:r>
            <w:r/>
          </w:p>
        </w:tc>
        <w:tc>
          <w:tcPr>
            <w:tcW w:w="786" w:type="nil"/>
            <w:vAlign w:val="top"/>
            <w:textDirection w:val="lrTb"/>
            <w:noWrap w:val="false"/>
          </w:tcPr>
          <w:p>
            <w:pPr>
              <w:pStyle w:val="885"/>
              <w:jc w:val="center"/>
              <w:rPr>
                <w:rFonts w:ascii="Verdana" w:hAnsi="Verdana"/>
                <w:b/>
                <w:sz w:val="16"/>
              </w:rPr>
            </w:pPr>
            <w:r>
              <w:rPr>
                <w:rFonts w:ascii="Verdana" w:hAnsi="Verdana"/>
                <w:b/>
                <w:sz w:val="16"/>
              </w:rPr>
              <w:t xml:space="preserve">Use case ID</w:t>
            </w:r>
            <w:r>
              <w:rPr>
                <w:rFonts w:ascii="Verdana" w:hAnsi="Verdana"/>
                <w:b/>
                <w:sz w:val="16"/>
              </w:rPr>
            </w:r>
            <w:r/>
          </w:p>
        </w:tc>
        <w:tc>
          <w:tcPr>
            <w:tcW w:w="900" w:type="nil"/>
            <w:vAlign w:val="top"/>
            <w:textDirection w:val="lrTb"/>
            <w:noWrap w:val="false"/>
          </w:tcPr>
          <w:p>
            <w:pPr>
              <w:pStyle w:val="885"/>
              <w:jc w:val="center"/>
              <w:rPr>
                <w:rFonts w:ascii="Verdana" w:hAnsi="Verdana"/>
                <w:b/>
                <w:sz w:val="16"/>
              </w:rPr>
            </w:pPr>
            <w:r>
              <w:rPr>
                <w:rFonts w:ascii="Verdana" w:hAnsi="Verdana"/>
                <w:b/>
                <w:sz w:val="16"/>
              </w:rPr>
              <w:t xml:space="preserve">UI ID</w:t>
            </w:r>
            <w:r>
              <w:rPr>
                <w:rFonts w:ascii="Verdana" w:hAnsi="Verdana"/>
                <w:b/>
                <w:sz w:val="16"/>
              </w:rPr>
            </w:r>
            <w:r/>
          </w:p>
        </w:tc>
        <w:tc>
          <w:tcPr>
            <w:tcW w:w="720" w:type="nil"/>
            <w:vAlign w:val="top"/>
            <w:textDirection w:val="lrTb"/>
            <w:noWrap w:val="false"/>
          </w:tcPr>
          <w:p>
            <w:pPr>
              <w:pStyle w:val="885"/>
              <w:jc w:val="center"/>
              <w:rPr>
                <w:rFonts w:ascii="Verdana" w:hAnsi="Verdana"/>
                <w:b/>
                <w:sz w:val="16"/>
              </w:rPr>
            </w:pPr>
            <w:r>
              <w:rPr>
                <w:rFonts w:ascii="Verdana" w:hAnsi="Verdana"/>
                <w:b/>
                <w:sz w:val="16"/>
              </w:rPr>
              <w:t xml:space="preserve">Priority</w:t>
            </w:r>
            <w:r>
              <w:rPr>
                <w:rFonts w:ascii="Verdana" w:hAnsi="Verdana"/>
                <w:b/>
                <w:sz w:val="16"/>
              </w:rPr>
            </w:r>
            <w:r/>
          </w:p>
        </w:tc>
        <w:tc>
          <w:tcPr>
            <w:tcW w:w="1636" w:type="nil"/>
            <w:vAlign w:val="top"/>
            <w:textDirection w:val="lrTb"/>
            <w:noWrap w:val="false"/>
          </w:tcPr>
          <w:p>
            <w:pPr>
              <w:pStyle w:val="885"/>
              <w:jc w:val="center"/>
              <w:rPr>
                <w:rFonts w:ascii="Verdana" w:hAnsi="Verdana"/>
                <w:b/>
                <w:sz w:val="16"/>
              </w:rPr>
            </w:pPr>
            <w:r>
              <w:rPr>
                <w:rFonts w:ascii="Verdana" w:hAnsi="Verdana"/>
                <w:b/>
                <w:sz w:val="16"/>
              </w:rPr>
              <w:t xml:space="preserve">Build Number</w:t>
            </w:r>
            <w:r>
              <w:rPr>
                <w:rFonts w:ascii="Verdana" w:hAnsi="Verdana"/>
                <w:b/>
                <w:sz w:val="16"/>
              </w:rPr>
            </w:r>
            <w:r/>
          </w:p>
        </w:tc>
        <w:tc>
          <w:tcPr>
            <w:tcW w:w="3346" w:type="nil"/>
            <w:vAlign w:val="top"/>
            <w:textDirection w:val="lrTb"/>
            <w:noWrap w:val="false"/>
          </w:tcPr>
          <w:p>
            <w:pPr>
              <w:pStyle w:val="885"/>
              <w:jc w:val="center"/>
              <w:rPr>
                <w:rFonts w:ascii="Verdana" w:hAnsi="Verdana"/>
                <w:b/>
                <w:sz w:val="16"/>
              </w:rPr>
            </w:pPr>
            <w:r>
              <w:rPr>
                <w:rFonts w:ascii="Verdana" w:hAnsi="Verdana"/>
                <w:b/>
                <w:sz w:val="16"/>
              </w:rPr>
              <w:t xml:space="preserve">Use Case Cross reference</w:t>
            </w:r>
            <w:r>
              <w:rPr>
                <w:rFonts w:ascii="Verdana" w:hAnsi="Verdana"/>
                <w:b/>
                <w:sz w:val="16"/>
              </w:rPr>
            </w:r>
            <w:r/>
          </w:p>
          <w:p>
            <w:pPr>
              <w:pStyle w:val="885"/>
              <w:jc w:val="center"/>
              <w:rPr>
                <w:rFonts w:ascii="Verdana" w:hAnsi="Verdana"/>
                <w:b/>
                <w:sz w:val="16"/>
              </w:rPr>
            </w:pPr>
            <w:r>
              <w:rPr>
                <w:rFonts w:ascii="Verdana" w:hAnsi="Verdana"/>
                <w:b/>
                <w:sz w:val="16"/>
              </w:rPr>
            </w:r>
            <w:r/>
          </w:p>
        </w:tc>
      </w:tr>
      <w:tr>
        <w:trPr>
          <w:trHeight w:val="270"/>
        </w:trPr>
        <w:tc>
          <w:tcPr>
            <w:tcW w:w="465" w:type="nil"/>
            <w:vAlign w:val="bottom"/>
            <w:textDirection w:val="lrTb"/>
            <w:noWrap w:val="false"/>
          </w:tcPr>
          <w:p>
            <w:pPr>
              <w:pStyle w:val="885"/>
              <w:jc w:val="center"/>
              <w:rPr>
                <w:rFonts w:ascii="Verdana" w:hAnsi="Verdana"/>
                <w:sz w:val="16"/>
              </w:rPr>
            </w:pPr>
            <w:r>
              <w:rPr>
                <w:rFonts w:ascii="Verdana" w:hAnsi="Verdana"/>
                <w:sz w:val="16"/>
              </w:rPr>
              <w:t xml:space="preserve"> 1</w:t>
            </w:r>
            <w:r>
              <w:rPr>
                <w:rFonts w:ascii="Verdana" w:hAnsi="Verdana"/>
                <w:sz w:val="16"/>
              </w:rPr>
            </w:r>
            <w:r/>
          </w:p>
        </w:tc>
        <w:tc>
          <w:tcPr>
            <w:tcW w:w="1163" w:type="nil"/>
            <w:vAlign w:val="bottom"/>
            <w:textDirection w:val="lrTb"/>
            <w:noWrap w:val="false"/>
          </w:tcPr>
          <w:p>
            <w:pPr>
              <w:pStyle w:val="885"/>
              <w:jc w:val="center"/>
              <w:rPr>
                <w:rFonts w:ascii="Verdana" w:hAnsi="Verdana"/>
                <w:sz w:val="16"/>
              </w:rPr>
            </w:pPr>
            <w:ins w:id="20" w:author="Maryum Xedi" w:date="2002-04-03T20:15:00Z">
              <w:r>
                <w:rPr>
                  <w:rFonts w:ascii="Verdana" w:hAnsi="Verdana"/>
                  <w:sz w:val="16"/>
                </w:rPr>
                <w:t xml:space="preserve"> </w:t>
              </w:r>
            </w:ins>
            <w:r>
              <w:rPr>
                <w:rFonts w:ascii="Verdana" w:hAnsi="Verdana"/>
                <w:sz w:val="16"/>
              </w:rPr>
              <w:t xml:space="preserve">Login/Sign Up</w:t>
            </w:r>
            <w:r/>
          </w:p>
        </w:tc>
        <w:tc>
          <w:tcPr>
            <w:tcW w:w="786" w:type="nil"/>
            <w:vAlign w:val="top"/>
            <w:textDirection w:val="lrTb"/>
            <w:noWrap w:val="false"/>
          </w:tcPr>
          <w:p>
            <w:pPr>
              <w:pStyle w:val="885"/>
              <w:jc w:val="center"/>
              <w:rPr>
                <w:rFonts w:ascii="Verdana" w:hAnsi="Verdana"/>
                <w:sz w:val="16"/>
              </w:rPr>
            </w:pPr>
            <w:r>
              <w:rPr>
                <w:rFonts w:ascii="Verdana" w:hAnsi="Verdana"/>
                <w:sz w:val="16"/>
              </w:rPr>
              <w:t xml:space="preserve">UC_1</w:t>
            </w:r>
            <w:r/>
          </w:p>
        </w:tc>
        <w:tc>
          <w:tcPr>
            <w:tcW w:w="900" w:type="nil"/>
            <w:vAlign w:val="bottom"/>
            <w:textDirection w:val="lrTb"/>
            <w:noWrap w:val="false"/>
          </w:tcPr>
          <w:p>
            <w:pPr>
              <w:pStyle w:val="885"/>
              <w:jc w:val="center"/>
              <w:rPr>
                <w:rFonts w:ascii="Verdana" w:hAnsi="Verdana"/>
                <w:sz w:val="16"/>
              </w:rPr>
            </w:pPr>
            <w:r>
              <w:rPr>
                <w:rFonts w:ascii="Verdana" w:hAnsi="Verdana"/>
                <w:sz w:val="16"/>
              </w:rPr>
              <w:t xml:space="preserve"> 1</w:t>
            </w:r>
            <w:r>
              <w:rPr>
                <w:rFonts w:ascii="Verdana" w:hAnsi="Verdana"/>
                <w:sz w:val="16"/>
              </w:rPr>
            </w:r>
            <w:r/>
          </w:p>
        </w:tc>
        <w:tc>
          <w:tcPr>
            <w:tcW w:w="720" w:type="nil"/>
            <w:vAlign w:val="top"/>
            <w:textDirection w:val="lrTb"/>
            <w:noWrap w:val="false"/>
          </w:tcPr>
          <w:p>
            <w:pPr>
              <w:pStyle w:val="885"/>
              <w:jc w:val="center"/>
              <w:rPr>
                <w:rFonts w:ascii="Verdana" w:hAnsi="Verdana"/>
                <w:sz w:val="16"/>
              </w:rPr>
            </w:pPr>
            <w:r>
              <w:rPr>
                <w:rFonts w:ascii="Verdana" w:hAnsi="Verdana"/>
                <w:sz w:val="16"/>
              </w:rPr>
              <w:t xml:space="preserve">2</w:t>
            </w:r>
            <w:r/>
          </w:p>
        </w:tc>
        <w:tc>
          <w:tcPr>
            <w:tcW w:w="1636" w:type="nil"/>
            <w:vAlign w:val="top"/>
            <w:textDirection w:val="lrTb"/>
            <w:noWrap w:val="false"/>
          </w:tcPr>
          <w:p>
            <w:pPr>
              <w:pStyle w:val="885"/>
              <w:jc w:val="center"/>
              <w:rPr>
                <w:rFonts w:ascii="Verdana" w:hAnsi="Verdana"/>
                <w:sz w:val="16"/>
              </w:rPr>
            </w:pPr>
            <w:r>
              <w:rPr>
                <w:rFonts w:ascii="Verdana" w:hAnsi="Verdana"/>
                <w:sz w:val="16"/>
              </w:rPr>
              <w:t xml:space="preserve">             BN_1</w:t>
            </w:r>
            <w:r/>
          </w:p>
        </w:tc>
        <w:tc>
          <w:tcPr>
            <w:tcW w:w="3346" w:type="nil"/>
            <w:vAlign w:val="top"/>
            <w:textDirection w:val="lrTb"/>
            <w:noWrap w:val="false"/>
          </w:tcPr>
          <w:p>
            <w:pPr>
              <w:pStyle w:val="885"/>
              <w:ind w:left="556"/>
              <w:jc w:val="center"/>
              <w:rPr>
                <w:rFonts w:ascii="Verdana" w:hAnsi="Verdana"/>
                <w:sz w:val="16"/>
              </w:rPr>
            </w:pPr>
            <w:r>
              <w:rPr>
                <w:rFonts w:ascii="Verdana" w:hAnsi="Verdana"/>
                <w:sz w:val="16"/>
              </w:rPr>
              <w:t xml:space="preserve">UC_!</w:t>
            </w:r>
            <w:r/>
          </w:p>
        </w:tc>
      </w:tr>
      <w:tr>
        <w:trPr>
          <w:trHeight w:val="270"/>
        </w:trPr>
        <w:tc>
          <w:tcPr>
            <w:tcW w:w="465" w:type="nil"/>
            <w:vAlign w:val="bottom"/>
            <w:textDirection w:val="lrTb"/>
            <w:noWrap w:val="false"/>
          </w:tcPr>
          <w:p>
            <w:pPr>
              <w:pStyle w:val="885"/>
              <w:jc w:val="center"/>
              <w:rPr>
                <w:rFonts w:ascii="Verdana" w:hAnsi="Verdana"/>
                <w:sz w:val="16"/>
              </w:rPr>
            </w:pPr>
            <w:r>
              <w:rPr>
                <w:rFonts w:ascii="Verdana" w:hAnsi="Verdana"/>
                <w:sz w:val="16"/>
              </w:rPr>
              <w:t xml:space="preserve"> 2</w:t>
            </w:r>
            <w:r>
              <w:rPr>
                <w:rFonts w:ascii="Verdana" w:hAnsi="Verdana"/>
                <w:sz w:val="16"/>
              </w:rPr>
            </w:r>
            <w:r/>
          </w:p>
        </w:tc>
        <w:tc>
          <w:tcPr>
            <w:tcW w:w="1163" w:type="nil"/>
            <w:vAlign w:val="bottom"/>
            <w:textDirection w:val="lrTb"/>
            <w:noWrap w:val="false"/>
          </w:tcPr>
          <w:p>
            <w:pPr>
              <w:pStyle w:val="885"/>
              <w:jc w:val="center"/>
              <w:rPr>
                <w:rFonts w:ascii="Verdana" w:hAnsi="Verdana"/>
                <w:sz w:val="16"/>
              </w:rPr>
            </w:pPr>
            <w:r>
              <w:rPr>
                <w:rFonts w:ascii="Verdana" w:hAnsi="Verdana"/>
                <w:sz w:val="16"/>
              </w:rPr>
              <w:t xml:space="preserve">Home</w:t>
            </w:r>
            <w:r/>
          </w:p>
        </w:tc>
        <w:tc>
          <w:tcPr>
            <w:tcW w:w="786" w:type="nil"/>
            <w:vAlign w:val="top"/>
            <w:textDirection w:val="lrTb"/>
            <w:noWrap w:val="false"/>
          </w:tcPr>
          <w:p>
            <w:pPr>
              <w:pStyle w:val="885"/>
              <w:jc w:val="center"/>
              <w:rPr>
                <w:rFonts w:ascii="Verdana" w:hAnsi="Verdana"/>
              </w:rPr>
            </w:pPr>
            <w:r>
              <w:rPr>
                <w:rFonts w:ascii="Verdana" w:hAnsi="Verdana"/>
                <w:sz w:val="16"/>
              </w:rPr>
              <w:t xml:space="preserve">UC_1</w:t>
            </w:r>
            <w:r>
              <w:rPr>
                <w:rFonts w:ascii="Verdana" w:hAnsi="Verdana"/>
                <w:sz w:val="16"/>
              </w:rPr>
            </w:r>
            <w:r/>
          </w:p>
        </w:tc>
        <w:tc>
          <w:tcPr>
            <w:tcW w:w="900" w:type="nil"/>
            <w:vAlign w:val="bottom"/>
            <w:textDirection w:val="lrTb"/>
            <w:noWrap w:val="false"/>
          </w:tcPr>
          <w:p>
            <w:pPr>
              <w:pStyle w:val="885"/>
              <w:jc w:val="center"/>
              <w:rPr>
                <w:rFonts w:ascii="Verdana" w:hAnsi="Verdana"/>
                <w:sz w:val="16"/>
              </w:rPr>
            </w:pPr>
            <w:r>
              <w:rPr>
                <w:rFonts w:ascii="Verdana" w:hAnsi="Verdana"/>
                <w:sz w:val="16"/>
              </w:rPr>
              <w:t xml:space="preserve"> 2</w:t>
            </w:r>
            <w:r>
              <w:rPr>
                <w:rFonts w:ascii="Verdana" w:hAnsi="Verdana"/>
                <w:sz w:val="16"/>
              </w:rPr>
            </w:r>
            <w:r/>
          </w:p>
        </w:tc>
        <w:tc>
          <w:tcPr>
            <w:tcW w:w="720" w:type="nil"/>
            <w:vAlign w:val="top"/>
            <w:textDirection w:val="lrTb"/>
            <w:noWrap w:val="false"/>
          </w:tcPr>
          <w:p>
            <w:pPr>
              <w:pStyle w:val="885"/>
              <w:jc w:val="center"/>
              <w:rPr>
                <w:rFonts w:ascii="Verdana" w:hAnsi="Verdana"/>
                <w:sz w:val="16"/>
              </w:rPr>
            </w:pPr>
            <w:r>
              <w:rPr>
                <w:rFonts w:ascii="Verdana" w:hAnsi="Verdana"/>
                <w:sz w:val="16"/>
              </w:rPr>
              <w:t xml:space="preserve">1</w:t>
            </w:r>
            <w:r/>
          </w:p>
        </w:tc>
        <w:tc>
          <w:tcPr>
            <w:tcW w:w="1636" w:type="nil"/>
            <w:vAlign w:val="top"/>
            <w:textDirection w:val="lrTb"/>
            <w:noWrap w:val="false"/>
          </w:tcPr>
          <w:p>
            <w:pPr>
              <w:pStyle w:val="885"/>
              <w:jc w:val="center"/>
              <w:rPr>
                <w:rFonts w:ascii="Verdana" w:hAnsi="Verdana"/>
                <w:sz w:val="16"/>
              </w:rPr>
            </w:pPr>
            <w:r>
              <w:rPr>
                <w:rFonts w:ascii="Verdana" w:hAnsi="Verdana"/>
                <w:sz w:val="16"/>
              </w:rPr>
              <w:t xml:space="preserve">             BN_2</w:t>
            </w:r>
            <w:r/>
          </w:p>
        </w:tc>
        <w:tc>
          <w:tcPr>
            <w:tcW w:w="3346" w:type="nil"/>
            <w:vAlign w:val="top"/>
            <w:textDirection w:val="lrTb"/>
            <w:noWrap w:val="false"/>
          </w:tcPr>
          <w:p>
            <w:pPr>
              <w:pStyle w:val="885"/>
              <w:jc w:val="center"/>
              <w:rPr>
                <w:rFonts w:ascii="Verdana" w:hAnsi="Verdana"/>
                <w:sz w:val="16"/>
              </w:rPr>
            </w:pPr>
            <w:r>
              <w:rPr>
                <w:rFonts w:ascii="Verdana" w:hAnsi="Verdana"/>
                <w:sz w:val="16"/>
              </w:rPr>
              <w:t xml:space="preserve">             UC_1</w:t>
            </w:r>
            <w:r/>
          </w:p>
        </w:tc>
      </w:tr>
      <w:tr>
        <w:trPr>
          <w:trHeight w:val="270"/>
        </w:trPr>
        <w:tc>
          <w:tcPr>
            <w:tcW w:w="465" w:type="nil"/>
            <w:vAlign w:val="bottom"/>
            <w:textDirection w:val="lrTb"/>
            <w:noWrap w:val="false"/>
          </w:tcPr>
          <w:p>
            <w:pPr>
              <w:pStyle w:val="885"/>
              <w:jc w:val="center"/>
              <w:rPr>
                <w:rFonts w:ascii="Verdana" w:hAnsi="Verdana"/>
                <w:sz w:val="16"/>
              </w:rPr>
            </w:pPr>
            <w:r>
              <w:rPr>
                <w:rFonts w:ascii="Verdana" w:hAnsi="Verdana"/>
                <w:sz w:val="16"/>
              </w:rPr>
              <w:t xml:space="preserve">.3</w:t>
            </w:r>
            <w:r>
              <w:rPr>
                <w:rFonts w:ascii="Verdana" w:hAnsi="Verdana"/>
                <w:sz w:val="16"/>
              </w:rPr>
            </w:r>
            <w:r/>
          </w:p>
        </w:tc>
        <w:tc>
          <w:tcPr>
            <w:tcW w:w="1163" w:type="nil"/>
            <w:vAlign w:val="bottom"/>
            <w:textDirection w:val="lrTb"/>
            <w:noWrap w:val="false"/>
          </w:tcPr>
          <w:p>
            <w:pPr>
              <w:pStyle w:val="885"/>
              <w:jc w:val="center"/>
              <w:rPr>
                <w:rFonts w:ascii="Verdana" w:hAnsi="Verdana"/>
                <w:sz w:val="16"/>
              </w:rPr>
            </w:pPr>
            <w:r>
              <w:rPr>
                <w:rFonts w:ascii="Verdana" w:hAnsi="Verdana"/>
                <w:sz w:val="16"/>
              </w:rPr>
              <w:t xml:space="preserve">Sample Design</w:t>
            </w:r>
            <w:r/>
          </w:p>
        </w:tc>
        <w:tc>
          <w:tcPr>
            <w:tcW w:w="786" w:type="nil"/>
            <w:vAlign w:val="top"/>
            <w:textDirection w:val="lrTb"/>
            <w:noWrap w:val="false"/>
          </w:tcPr>
          <w:p>
            <w:pPr>
              <w:pStyle w:val="885"/>
              <w:jc w:val="center"/>
              <w:rPr>
                <w:rFonts w:ascii="Verdana" w:hAnsi="Verdana"/>
              </w:rPr>
            </w:pPr>
            <w:r>
              <w:rPr>
                <w:rFonts w:ascii="Verdana" w:hAnsi="Verdana"/>
                <w:sz w:val="16"/>
              </w:rPr>
              <w:t xml:space="preserve">UC_1</w:t>
            </w:r>
            <w:r>
              <w:rPr>
                <w:rFonts w:ascii="Verdana" w:hAnsi="Verdana"/>
                <w:sz w:val="16"/>
              </w:rPr>
            </w:r>
            <w:r/>
          </w:p>
        </w:tc>
        <w:tc>
          <w:tcPr>
            <w:tcW w:w="900" w:type="nil"/>
            <w:vAlign w:val="bottom"/>
            <w:textDirection w:val="lrTb"/>
            <w:noWrap w:val="false"/>
          </w:tcPr>
          <w:p>
            <w:pPr>
              <w:pStyle w:val="885"/>
              <w:jc w:val="center"/>
              <w:rPr>
                <w:rFonts w:ascii="Verdana" w:hAnsi="Verdana"/>
                <w:sz w:val="16"/>
              </w:rPr>
            </w:pPr>
            <w:r>
              <w:rPr>
                <w:rFonts w:ascii="Verdana" w:hAnsi="Verdana"/>
                <w:sz w:val="16"/>
              </w:rPr>
              <w:t xml:space="preserve">3</w:t>
            </w:r>
            <w:r/>
          </w:p>
        </w:tc>
        <w:tc>
          <w:tcPr>
            <w:tcW w:w="720" w:type="nil"/>
            <w:vAlign w:val="top"/>
            <w:textDirection w:val="lrTb"/>
            <w:noWrap w:val="false"/>
          </w:tcPr>
          <w:p>
            <w:pPr>
              <w:pStyle w:val="885"/>
              <w:jc w:val="center"/>
              <w:rPr>
                <w:rFonts w:ascii="Verdana" w:hAnsi="Verdana"/>
                <w:sz w:val="16"/>
              </w:rPr>
            </w:pPr>
            <w:r>
              <w:rPr>
                <w:rFonts w:ascii="Verdana" w:hAnsi="Verdana"/>
                <w:sz w:val="16"/>
              </w:rPr>
              <w:t xml:space="preserve">1</w:t>
            </w:r>
            <w:r/>
          </w:p>
        </w:tc>
        <w:tc>
          <w:tcPr>
            <w:tcW w:w="1636" w:type="nil"/>
            <w:vAlign w:val="top"/>
            <w:textDirection w:val="lrTb"/>
            <w:noWrap w:val="false"/>
          </w:tcPr>
          <w:p>
            <w:pPr>
              <w:pStyle w:val="885"/>
              <w:jc w:val="center"/>
              <w:rPr>
                <w:rFonts w:ascii="Verdana" w:hAnsi="Verdana"/>
                <w:sz w:val="16"/>
              </w:rPr>
            </w:pPr>
            <w:r>
              <w:rPr>
                <w:rFonts w:ascii="Verdana" w:hAnsi="Verdana"/>
                <w:sz w:val="16"/>
              </w:rPr>
              <w:t xml:space="preserve">             BN_3</w:t>
            </w:r>
            <w:r/>
          </w:p>
        </w:tc>
        <w:tc>
          <w:tcPr>
            <w:tcW w:w="3346" w:type="nil"/>
            <w:vAlign w:val="top"/>
            <w:textDirection w:val="lrTb"/>
            <w:noWrap w:val="false"/>
          </w:tcPr>
          <w:p>
            <w:pPr>
              <w:pStyle w:val="885"/>
              <w:jc w:val="center"/>
              <w:rPr>
                <w:rFonts w:ascii="Verdana" w:hAnsi="Verdana"/>
                <w:sz w:val="16"/>
              </w:rPr>
            </w:pPr>
            <w:r>
              <w:rPr>
                <w:rFonts w:ascii="Verdana" w:hAnsi="Verdana"/>
                <w:sz w:val="16"/>
              </w:rPr>
              <w:t xml:space="preserve">            UC_1</w:t>
            </w:r>
            <w:r/>
          </w:p>
        </w:tc>
      </w:tr>
      <w:tr>
        <w:trPr>
          <w:trHeight w:val="270"/>
        </w:trPr>
        <w:tc>
          <w:tcPr>
            <w:tcW w:w="465" w:type="nil"/>
            <w:vAlign w:val="bottom"/>
            <w:textDirection w:val="lrTb"/>
            <w:noWrap w:val="false"/>
          </w:tcPr>
          <w:p>
            <w:pPr>
              <w:pStyle w:val="885"/>
              <w:jc w:val="center"/>
              <w:rPr>
                <w:rFonts w:ascii="Verdana" w:hAnsi="Verdana"/>
                <w:sz w:val="16"/>
              </w:rPr>
            </w:pPr>
            <w:r>
              <w:rPr>
                <w:rFonts w:ascii="Verdana" w:hAnsi="Verdana"/>
                <w:sz w:val="16"/>
              </w:rPr>
              <w:t xml:space="preserve">.4</w:t>
            </w:r>
            <w:r>
              <w:rPr>
                <w:rFonts w:ascii="Verdana" w:hAnsi="Verdana"/>
                <w:sz w:val="16"/>
              </w:rPr>
            </w:r>
            <w:r/>
          </w:p>
        </w:tc>
        <w:tc>
          <w:tcPr>
            <w:tcW w:w="1163" w:type="nil"/>
            <w:vAlign w:val="bottom"/>
            <w:textDirection w:val="lrTb"/>
            <w:noWrap w:val="false"/>
          </w:tcPr>
          <w:p>
            <w:pPr>
              <w:pStyle w:val="885"/>
              <w:jc w:val="center"/>
              <w:rPr>
                <w:rFonts w:ascii="Verdana" w:hAnsi="Verdana"/>
                <w:sz w:val="16"/>
              </w:rPr>
            </w:pPr>
            <w:r>
              <w:rPr>
                <w:rFonts w:ascii="Verdana" w:hAnsi="Verdana"/>
                <w:sz w:val="16"/>
              </w:rPr>
              <w:t xml:space="preserve">Req Form</w:t>
            </w:r>
            <w:r/>
          </w:p>
        </w:tc>
        <w:tc>
          <w:tcPr>
            <w:tcW w:w="786" w:type="nil"/>
            <w:vAlign w:val="top"/>
            <w:textDirection w:val="lrTb"/>
            <w:noWrap w:val="false"/>
          </w:tcPr>
          <w:p>
            <w:pPr>
              <w:pStyle w:val="885"/>
              <w:jc w:val="center"/>
              <w:rPr>
                <w:rFonts w:ascii="Verdana" w:hAnsi="Verdana"/>
              </w:rPr>
            </w:pPr>
            <w:r>
              <w:rPr>
                <w:rFonts w:ascii="Verdana" w:hAnsi="Verdana"/>
                <w:sz w:val="16"/>
              </w:rPr>
              <w:t xml:space="preserve">UC_1</w:t>
            </w:r>
            <w:r>
              <w:rPr>
                <w:rFonts w:ascii="Verdana" w:hAnsi="Verdana"/>
                <w:sz w:val="16"/>
              </w:rPr>
            </w:r>
            <w:r/>
          </w:p>
        </w:tc>
        <w:tc>
          <w:tcPr>
            <w:tcW w:w="900" w:type="nil"/>
            <w:vAlign w:val="bottom"/>
            <w:textDirection w:val="lrTb"/>
            <w:noWrap w:val="false"/>
          </w:tcPr>
          <w:p>
            <w:pPr>
              <w:pStyle w:val="885"/>
              <w:jc w:val="center"/>
              <w:rPr>
                <w:rFonts w:ascii="Verdana" w:hAnsi="Verdana"/>
                <w:sz w:val="16"/>
              </w:rPr>
            </w:pPr>
            <w:r>
              <w:rPr>
                <w:rFonts w:ascii="Verdana" w:hAnsi="Verdana"/>
                <w:sz w:val="16"/>
              </w:rPr>
              <w:t xml:space="preserve">4</w:t>
            </w:r>
            <w:r/>
          </w:p>
        </w:tc>
        <w:tc>
          <w:tcPr>
            <w:tcW w:w="720" w:type="nil"/>
            <w:vAlign w:val="top"/>
            <w:textDirection w:val="lrTb"/>
            <w:noWrap w:val="false"/>
          </w:tcPr>
          <w:p>
            <w:pPr>
              <w:pStyle w:val="885"/>
              <w:jc w:val="center"/>
              <w:rPr>
                <w:rFonts w:ascii="Verdana" w:hAnsi="Verdana"/>
                <w:sz w:val="16"/>
              </w:rPr>
            </w:pPr>
            <w:r>
              <w:rPr>
                <w:rFonts w:ascii="Verdana" w:hAnsi="Verdana"/>
                <w:sz w:val="16"/>
              </w:rPr>
              <w:t xml:space="preserve">3</w:t>
            </w:r>
            <w:r/>
          </w:p>
        </w:tc>
        <w:tc>
          <w:tcPr>
            <w:tcW w:w="1636" w:type="nil"/>
            <w:vAlign w:val="top"/>
            <w:textDirection w:val="lrTb"/>
            <w:noWrap w:val="false"/>
          </w:tcPr>
          <w:p>
            <w:pPr>
              <w:pStyle w:val="885"/>
              <w:jc w:val="center"/>
              <w:rPr>
                <w:rFonts w:ascii="Verdana" w:hAnsi="Verdana"/>
                <w:sz w:val="16"/>
              </w:rPr>
            </w:pPr>
            <w:r>
              <w:rPr>
                <w:rFonts w:ascii="Verdana" w:hAnsi="Verdana"/>
                <w:sz w:val="16"/>
              </w:rPr>
              <w:t xml:space="preserve">             BN_4</w:t>
            </w:r>
            <w:r/>
          </w:p>
        </w:tc>
        <w:tc>
          <w:tcPr>
            <w:tcW w:w="3346" w:type="nil"/>
            <w:vAlign w:val="top"/>
            <w:textDirection w:val="lrTb"/>
            <w:noWrap w:val="false"/>
          </w:tcPr>
          <w:p>
            <w:pPr>
              <w:pStyle w:val="885"/>
              <w:jc w:val="center"/>
              <w:rPr>
                <w:rFonts w:ascii="Verdana" w:hAnsi="Verdana"/>
                <w:sz w:val="16"/>
              </w:rPr>
            </w:pPr>
            <w:r>
              <w:rPr>
                <w:rFonts w:ascii="Verdana" w:hAnsi="Verdana"/>
                <w:sz w:val="16"/>
              </w:rPr>
              <w:t xml:space="preserve">             UC_1</w:t>
            </w:r>
            <w:r/>
          </w:p>
        </w:tc>
      </w:tr>
    </w:tbl>
    <w:p>
      <w:pPr>
        <w:pStyle w:val="885"/>
      </w:pPr>
      <w:r/>
      <w:r/>
    </w:p>
    <w:p>
      <w:pPr>
        <w:pStyle w:val="886"/>
        <w:ind w:left="360" w:firstLine="0"/>
        <w:tabs>
          <w:tab w:val="left" w:pos="360" w:leader="none"/>
        </w:tabs>
      </w:pPr>
      <w:r>
        <w:t xml:space="preserve">17 </w:t>
      </w:r>
      <w:bookmarkStart w:id="122" w:name="_Toc51415524"/>
      <w:r/>
      <w:bookmarkStart w:id="123" w:name="_Toc51264326"/>
      <w:r>
        <w:t xml:space="preserve">. Risk Analysis</w:t>
      </w:r>
      <w:bookmarkEnd w:id="122"/>
      <w:r>
        <w:t xml:space="preserve"> </w:t>
      </w:r>
      <w:r/>
    </w:p>
    <w:p>
      <w:pPr>
        <w:pStyle w:val="887"/>
        <w:ind w:left="983" w:right="0" w:firstLine="0"/>
        <w:jc w:val="left"/>
        <w:spacing w:before="0" w:after="0" w:line="240" w:lineRule="auto"/>
        <w:tabs>
          <w:tab w:val="left" w:pos="984" w:leader="none"/>
        </w:tabs>
      </w:pPr>
      <w:r>
        <w:t xml:space="preserve">17 .1 </w:t>
      </w:r>
      <w:bookmarkStart w:id="95" w:name="2.10. Risk Tables"/>
      <w:r/>
      <w:bookmarkEnd w:id="95"/>
      <w:r>
        <w:rPr>
          <w:b w:val="0"/>
          <w:i w:val="0"/>
        </w:rPr>
      </w:r>
      <w:bookmarkStart w:id="96" w:name="_bookmark31"/>
      <w:r/>
      <w:bookmarkEnd w:id="96"/>
      <w:r>
        <w:rPr>
          <w:b w:val="0"/>
          <w:i w:val="0"/>
        </w:rPr>
      </w:r>
      <w:bookmarkStart w:id="97" w:name="_bookmark31"/>
      <w:r/>
      <w:bookmarkEnd w:id="97"/>
      <w:r>
        <w:t xml:space="preserve">R</w:t>
      </w:r>
      <w:r>
        <w:t xml:space="preserve">isk</w:t>
      </w:r>
      <w:r>
        <w:rPr>
          <w:spacing w:val="-7"/>
        </w:rPr>
        <w:t xml:space="preserve"> </w:t>
      </w:r>
      <w:r>
        <w:t xml:space="preserve">Tables</w:t>
      </w:r>
      <w:r/>
    </w:p>
    <w:p>
      <w:pPr>
        <w:pStyle w:val="899"/>
        <w:jc w:val="left"/>
        <w:rPr>
          <w:rFonts w:ascii="Arial"/>
        </w:rPr>
      </w:pPr>
      <w:r>
        <w:rPr>
          <w:rFonts w:ascii="Arial"/>
          <w:b/>
          <w:i/>
          <w:sz w:val="20"/>
        </w:rPr>
      </w:r>
      <w:r>
        <w:rPr>
          <w:rFonts w:ascii="Arial"/>
          <w:b/>
          <w:i/>
          <w:sz w:val="20"/>
        </w:rPr>
      </w:r>
      <w:r/>
    </w:p>
    <w:tbl>
      <w:tblPr>
        <w:tblW w:w="0" w:type="auto"/>
        <w:tblInd w:w="466" w:type="dxa"/>
        <w:tblBorders>
          <w:top w:val="single" w:color="000000" w:sz="1" w:space="0"/>
          <w:left w:val="single" w:color="000000" w:sz="1" w:space="0"/>
          <w:bottom w:val="single" w:color="000000" w:sz="1" w:space="0"/>
          <w:right w:val="single" w:color="000000" w:sz="1" w:space="0"/>
          <w:insideH w:val="single" w:color="000000" w:sz="1" w:space="0"/>
          <w:insideV w:val="single" w:color="000000" w:sz="1" w:space="0"/>
        </w:tblBorders>
        <w:tblLayout w:type="fixed"/>
        <w:tblCellMar>
          <w:left w:w="0" w:type="dxa"/>
          <w:top w:w="0" w:type="dxa"/>
          <w:right w:w="0" w:type="dxa"/>
          <w:bottom w:w="0" w:type="dxa"/>
        </w:tblCellMar>
        <w:tblLook w:val="01E0" w:firstRow="1" w:lastRow="1" w:firstColumn="1" w:lastColumn="1" w:noHBand="0" w:noVBand="0"/>
      </w:tblPr>
      <w:tblGrid>
        <w:gridCol w:w="1269"/>
        <w:gridCol w:w="7801"/>
      </w:tblGrid>
      <w:tr>
        <w:trPr>
          <w:trHeight w:val="274"/>
        </w:trPr>
        <w:tc>
          <w:tcPr>
            <w:shd w:val="clear" w:color="ffffff" w:fill="a6a6a6"/>
            <w:tcW w:w="1269" w:type="dxa"/>
            <w:textDirection w:val="lrTb"/>
            <w:noWrap w:val="false"/>
          </w:tcPr>
          <w:p>
            <w:pPr>
              <w:pStyle w:val="937"/>
              <w:jc w:val="left"/>
              <w:spacing w:line="255" w:lineRule="exact"/>
              <w:rPr>
                <w:rFonts w:ascii="Arial"/>
              </w:rPr>
            </w:pPr>
            <w:r>
              <w:rPr>
                <w:rFonts w:ascii="Arial"/>
                <w:b/>
                <w:sz w:val="24"/>
              </w:rPr>
              <w:t xml:space="preserve">RISK</w:t>
            </w:r>
            <w:r>
              <w:rPr>
                <w:rFonts w:ascii="Arial"/>
                <w:b/>
                <w:spacing w:val="-1"/>
                <w:sz w:val="24"/>
              </w:rPr>
              <w:t xml:space="preserve"> </w:t>
            </w:r>
            <w:r>
              <w:rPr>
                <w:rFonts w:ascii="Arial"/>
                <w:b/>
                <w:sz w:val="24"/>
              </w:rPr>
              <w:t xml:space="preserve">ID#</w:t>
            </w:r>
            <w:r>
              <w:rPr>
                <w:rFonts w:ascii="Arial"/>
                <w:b/>
                <w:sz w:val="24"/>
              </w:rPr>
            </w:r>
            <w:r/>
          </w:p>
        </w:tc>
        <w:tc>
          <w:tcPr>
            <w:shd w:val="clear" w:color="ffffff" w:fill="a6a6a6"/>
            <w:tcW w:w="7801" w:type="dxa"/>
            <w:textDirection w:val="lrTb"/>
            <w:noWrap w:val="false"/>
          </w:tcPr>
          <w:p>
            <w:pPr>
              <w:pStyle w:val="937"/>
              <w:jc w:val="left"/>
              <w:spacing w:line="255" w:lineRule="exact"/>
              <w:rPr>
                <w:rFonts w:ascii="Arial"/>
              </w:rPr>
            </w:pPr>
            <w:r>
              <w:rPr>
                <w:rFonts w:ascii="Arial"/>
                <w:b/>
                <w:sz w:val="24"/>
              </w:rPr>
              <w:t xml:space="preserve">RISK</w:t>
            </w:r>
            <w:r>
              <w:rPr>
                <w:rFonts w:ascii="Arial"/>
                <w:b/>
                <w:spacing w:val="-3"/>
                <w:sz w:val="24"/>
              </w:rPr>
              <w:t xml:space="preserve"> </w:t>
            </w:r>
            <w:r>
              <w:rPr>
                <w:rFonts w:ascii="Arial"/>
                <w:b/>
                <w:sz w:val="24"/>
              </w:rPr>
              <w:t xml:space="preserve">NAME</w:t>
            </w:r>
            <w:r>
              <w:rPr>
                <w:rFonts w:ascii="Arial"/>
                <w:b/>
                <w:sz w:val="24"/>
              </w:rPr>
            </w:r>
            <w:r/>
          </w:p>
        </w:tc>
      </w:tr>
      <w:tr>
        <w:trPr>
          <w:trHeight w:val="277"/>
        </w:trPr>
        <w:tc>
          <w:tcPr>
            <w:tcW w:w="1269" w:type="dxa"/>
            <w:textDirection w:val="lrTb"/>
            <w:noWrap w:val="false"/>
          </w:tcPr>
          <w:p>
            <w:pPr>
              <w:pStyle w:val="937"/>
              <w:jc w:val="left"/>
              <w:spacing w:line="257" w:lineRule="exact"/>
              <w:rPr>
                <w:rFonts w:ascii="Arial MT"/>
              </w:rPr>
            </w:pPr>
            <w:r>
              <w:rPr>
                <w:rFonts w:ascii="Arial MT"/>
                <w:sz w:val="24"/>
              </w:rPr>
              <w:t xml:space="preserve">RS1</w:t>
            </w:r>
            <w:r>
              <w:rPr>
                <w:rFonts w:ascii="Arial MT"/>
                <w:sz w:val="24"/>
              </w:rPr>
            </w:r>
            <w:r/>
          </w:p>
        </w:tc>
        <w:tc>
          <w:tcPr>
            <w:tcW w:w="7801" w:type="dxa"/>
            <w:textDirection w:val="lrTb"/>
            <w:noWrap w:val="false"/>
          </w:tcPr>
          <w:p>
            <w:pPr>
              <w:pStyle w:val="937"/>
              <w:jc w:val="left"/>
              <w:spacing w:line="257" w:lineRule="exact"/>
              <w:rPr>
                <w:rFonts w:ascii="Arial MT"/>
              </w:rPr>
            </w:pPr>
            <w:r>
              <w:rPr>
                <w:rFonts w:ascii="Arial MT"/>
                <w:sz w:val="24"/>
              </w:rPr>
              <w:t xml:space="preserve">Requirement</w:t>
            </w:r>
            <w:r>
              <w:rPr>
                <w:rFonts w:ascii="Arial MT"/>
                <w:spacing w:val="-5"/>
                <w:sz w:val="24"/>
              </w:rPr>
              <w:t xml:space="preserve"> </w:t>
            </w:r>
            <w:r>
              <w:rPr>
                <w:rFonts w:ascii="Arial MT"/>
                <w:sz w:val="24"/>
              </w:rPr>
              <w:t xml:space="preserve">incompleteness</w:t>
            </w:r>
            <w:r>
              <w:rPr>
                <w:rFonts w:ascii="Arial MT"/>
                <w:sz w:val="24"/>
              </w:rPr>
            </w:r>
            <w:r/>
          </w:p>
        </w:tc>
      </w:tr>
      <w:tr>
        <w:trPr>
          <w:trHeight w:val="274"/>
        </w:trPr>
        <w:tc>
          <w:tcPr>
            <w:tcW w:w="1269" w:type="dxa"/>
            <w:textDirection w:val="lrTb"/>
            <w:noWrap w:val="false"/>
          </w:tcPr>
          <w:p>
            <w:pPr>
              <w:pStyle w:val="937"/>
              <w:jc w:val="left"/>
              <w:spacing w:line="255" w:lineRule="exact"/>
              <w:rPr>
                <w:rFonts w:ascii="Arial MT"/>
              </w:rPr>
            </w:pPr>
            <w:r>
              <w:rPr>
                <w:rFonts w:ascii="Arial MT"/>
                <w:sz w:val="24"/>
              </w:rPr>
              <w:t xml:space="preserve">RS2</w:t>
            </w:r>
            <w:r>
              <w:rPr>
                <w:rFonts w:ascii="Arial MT"/>
                <w:sz w:val="24"/>
              </w:rPr>
            </w:r>
            <w:r/>
          </w:p>
        </w:tc>
        <w:tc>
          <w:tcPr>
            <w:tcW w:w="7801" w:type="dxa"/>
            <w:textDirection w:val="lrTb"/>
            <w:noWrap w:val="false"/>
          </w:tcPr>
          <w:p>
            <w:pPr>
              <w:pStyle w:val="937"/>
              <w:jc w:val="left"/>
              <w:spacing w:line="255" w:lineRule="exact"/>
              <w:rPr>
                <w:rFonts w:ascii="Arial MT"/>
              </w:rPr>
            </w:pPr>
            <w:r>
              <w:rPr>
                <w:rFonts w:ascii="Arial MT"/>
                <w:sz w:val="24"/>
              </w:rPr>
              <w:t xml:space="preserve">Time</w:t>
            </w:r>
            <w:r>
              <w:rPr>
                <w:rFonts w:ascii="Arial MT"/>
                <w:spacing w:val="-2"/>
                <w:sz w:val="24"/>
              </w:rPr>
              <w:t xml:space="preserve"> </w:t>
            </w:r>
            <w:r>
              <w:rPr>
                <w:rFonts w:ascii="Arial MT"/>
                <w:sz w:val="24"/>
              </w:rPr>
              <w:t xml:space="preserve">consuming</w:t>
            </w:r>
            <w:r>
              <w:rPr>
                <w:rFonts w:ascii="Arial MT"/>
                <w:sz w:val="24"/>
              </w:rPr>
            </w:r>
            <w:r/>
          </w:p>
        </w:tc>
      </w:tr>
      <w:tr>
        <w:trPr>
          <w:trHeight w:val="277"/>
        </w:trPr>
        <w:tc>
          <w:tcPr>
            <w:tcW w:w="1269" w:type="dxa"/>
            <w:textDirection w:val="lrTb"/>
            <w:noWrap w:val="false"/>
          </w:tcPr>
          <w:p>
            <w:pPr>
              <w:pStyle w:val="937"/>
              <w:jc w:val="left"/>
              <w:spacing w:line="257" w:lineRule="exact"/>
              <w:rPr>
                <w:rFonts w:ascii="Arial MT"/>
              </w:rPr>
            </w:pPr>
            <w:r>
              <w:rPr>
                <w:rFonts w:ascii="Arial MT"/>
                <w:sz w:val="24"/>
              </w:rPr>
              <w:t xml:space="preserve">RS3</w:t>
            </w:r>
            <w:r>
              <w:rPr>
                <w:rFonts w:ascii="Arial MT"/>
                <w:sz w:val="24"/>
              </w:rPr>
            </w:r>
            <w:r/>
          </w:p>
        </w:tc>
        <w:tc>
          <w:tcPr>
            <w:tcW w:w="7801" w:type="dxa"/>
            <w:textDirection w:val="lrTb"/>
            <w:noWrap w:val="false"/>
          </w:tcPr>
          <w:p>
            <w:pPr>
              <w:pStyle w:val="937"/>
              <w:jc w:val="left"/>
              <w:spacing w:line="257" w:lineRule="exact"/>
              <w:rPr>
                <w:rFonts w:ascii="Arial MT"/>
              </w:rPr>
            </w:pPr>
            <w:r>
              <w:rPr>
                <w:rFonts w:ascii="Arial MT"/>
                <w:sz w:val="24"/>
              </w:rPr>
              <w:t xml:space="preserve">Data</w:t>
            </w:r>
            <w:r>
              <w:rPr>
                <w:rFonts w:ascii="Arial MT"/>
                <w:spacing w:val="-3"/>
                <w:sz w:val="24"/>
              </w:rPr>
              <w:t xml:space="preserve"> </w:t>
            </w:r>
            <w:r>
              <w:rPr>
                <w:rFonts w:ascii="Arial MT"/>
                <w:sz w:val="24"/>
              </w:rPr>
              <w:t xml:space="preserve">insecurity</w:t>
            </w:r>
            <w:r>
              <w:rPr>
                <w:rFonts w:ascii="Arial MT"/>
                <w:sz w:val="24"/>
              </w:rPr>
            </w:r>
            <w:r/>
          </w:p>
        </w:tc>
      </w:tr>
      <w:tr>
        <w:trPr>
          <w:trHeight w:val="277"/>
        </w:trPr>
        <w:tc>
          <w:tcPr>
            <w:tcW w:w="1269" w:type="dxa"/>
            <w:textDirection w:val="lrTb"/>
            <w:noWrap w:val="false"/>
          </w:tcPr>
          <w:p>
            <w:pPr>
              <w:pStyle w:val="937"/>
              <w:jc w:val="left"/>
              <w:spacing w:line="257" w:lineRule="exact"/>
              <w:rPr>
                <w:rFonts w:ascii="Arial MT"/>
              </w:rPr>
            </w:pPr>
            <w:r>
              <w:rPr>
                <w:rFonts w:ascii="Arial MT"/>
                <w:sz w:val="24"/>
              </w:rPr>
              <w:t xml:space="preserve">RS5</w:t>
            </w:r>
            <w:r>
              <w:rPr>
                <w:rFonts w:ascii="Arial MT"/>
                <w:sz w:val="24"/>
              </w:rPr>
            </w:r>
            <w:r/>
          </w:p>
        </w:tc>
        <w:tc>
          <w:tcPr>
            <w:tcW w:w="7801" w:type="dxa"/>
            <w:textDirection w:val="lrTb"/>
            <w:noWrap w:val="false"/>
          </w:tcPr>
          <w:p>
            <w:pPr>
              <w:pStyle w:val="937"/>
              <w:jc w:val="left"/>
              <w:spacing w:line="257" w:lineRule="exact"/>
              <w:rPr>
                <w:rFonts w:ascii="Arial MT"/>
              </w:rPr>
            </w:pPr>
            <w:r>
              <w:rPr>
                <w:rFonts w:ascii="Arial MT"/>
                <w:sz w:val="24"/>
              </w:rPr>
              <w:t xml:space="preserve">Performance</w:t>
            </w:r>
            <w:r>
              <w:rPr>
                <w:rFonts w:ascii="Arial MT"/>
                <w:spacing w:val="-5"/>
                <w:sz w:val="24"/>
              </w:rPr>
              <w:t xml:space="preserve"> </w:t>
            </w:r>
            <w:r>
              <w:rPr>
                <w:rFonts w:ascii="Arial MT"/>
                <w:sz w:val="24"/>
              </w:rPr>
              <w:t xml:space="preserve">risk</w:t>
            </w:r>
            <w:r>
              <w:rPr>
                <w:rFonts w:ascii="Arial MT"/>
                <w:sz w:val="24"/>
              </w:rPr>
            </w:r>
            <w:r/>
          </w:p>
        </w:tc>
      </w:tr>
    </w:tbl>
    <w:p>
      <w:pPr>
        <w:pStyle w:val="899"/>
        <w:jc w:val="left"/>
        <w:spacing w:before="2"/>
        <w:rPr>
          <w:rFonts w:ascii="Arial"/>
        </w:rPr>
      </w:pPr>
      <w:r>
        <w:rPr>
          <w:rFonts w:ascii="Arial"/>
          <w:b/>
          <w:i/>
        </w:rPr>
      </w:r>
      <w:r>
        <w:rPr>
          <w:rFonts w:ascii="Arial"/>
          <w:b/>
          <w:i/>
        </w:rPr>
      </w:r>
      <w:r/>
    </w:p>
    <w:p>
      <w:pPr>
        <w:pStyle w:val="889"/>
        <w:numPr>
          <w:ilvl w:val="0"/>
          <w:numId w:val="0"/>
        </w:numPr>
        <w:spacing w:before="1" w:line="240" w:lineRule="auto"/>
        <w:rPr>
          <w:rFonts w:ascii="Arial"/>
        </w:rPr>
      </w:pPr>
      <w:r>
        <w:rPr>
          <w:rFonts w:ascii="Arial"/>
        </w:rPr>
        <w:t xml:space="preserve">   Risk</w:t>
      </w:r>
      <w:r>
        <w:rPr>
          <w:rFonts w:ascii="Arial"/>
          <w:spacing w:val="-1"/>
        </w:rPr>
        <w:t xml:space="preserve"> </w:t>
      </w:r>
      <w:r>
        <w:rPr>
          <w:rFonts w:ascii="Arial"/>
        </w:rPr>
        <w:t xml:space="preserve">no 1:</w:t>
      </w:r>
      <w:r>
        <w:rPr>
          <w:rFonts w:ascii="Arial"/>
        </w:rPr>
      </w:r>
      <w:r/>
    </w:p>
    <w:p>
      <w:pPr>
        <w:pStyle w:val="899"/>
        <w:spacing w:before="2"/>
        <w:rPr>
          <w:rFonts w:ascii="Arial"/>
        </w:rPr>
      </w:pPr>
      <w:r>
        <w:rPr>
          <w:rFonts w:ascii="Arial"/>
          <w:b/>
          <w:sz w:val="25"/>
        </w:rPr>
      </w:r>
      <w:r>
        <w:rPr>
          <w:rFonts w:ascii="Arial"/>
          <w:b/>
          <w:sz w:val="25"/>
        </w:rPr>
      </w:r>
      <w:r/>
    </w:p>
    <w:tbl>
      <w:tblPr>
        <w:tblW w:w="0" w:type="auto"/>
        <w:tblInd w:w="466" w:type="dxa"/>
        <w:tblBorders>
          <w:top w:val="single" w:color="000000" w:sz="1" w:space="0"/>
          <w:left w:val="single" w:color="000000" w:sz="1" w:space="0"/>
          <w:bottom w:val="single" w:color="000000" w:sz="1" w:space="0"/>
          <w:right w:val="single" w:color="000000" w:sz="1" w:space="0"/>
          <w:insideH w:val="single" w:color="000000" w:sz="1" w:space="0"/>
          <w:insideV w:val="single" w:color="000000" w:sz="1" w:space="0"/>
        </w:tblBorders>
        <w:tblLayout w:type="fixed"/>
        <w:tblCellMar>
          <w:left w:w="0" w:type="dxa"/>
          <w:top w:w="0" w:type="dxa"/>
          <w:right w:w="0" w:type="dxa"/>
          <w:bottom w:w="0" w:type="dxa"/>
        </w:tblCellMar>
        <w:tblLook w:val="01E0" w:firstRow="1" w:lastRow="1" w:firstColumn="1" w:lastColumn="1" w:noHBand="0" w:noVBand="0"/>
      </w:tblPr>
      <w:tblGrid>
        <w:gridCol w:w="940"/>
        <w:gridCol w:w="1640"/>
        <w:gridCol w:w="1577"/>
        <w:gridCol w:w="4913"/>
      </w:tblGrid>
      <w:tr>
        <w:trPr>
          <w:trHeight w:val="414"/>
        </w:trPr>
        <w:tc>
          <w:tcPr>
            <w:gridSpan w:val="4"/>
            <w:shd w:val="clear" w:color="ffffff" w:fill="a6a6a6"/>
            <w:tcW w:w="9071" w:type="dxa"/>
            <w:textDirection w:val="lrTb"/>
            <w:noWrap w:val="false"/>
          </w:tcPr>
          <w:p>
            <w:pPr>
              <w:pStyle w:val="937"/>
              <w:rPr>
                <w:rFonts w:ascii="Arial"/>
              </w:rPr>
            </w:pPr>
            <w:r>
              <w:rPr>
                <w:rFonts w:ascii="Arial"/>
                <w:b/>
                <w:sz w:val="24"/>
              </w:rPr>
              <w:t xml:space="preserve">RISK</w:t>
            </w:r>
            <w:r>
              <w:rPr>
                <w:rFonts w:ascii="Arial"/>
                <w:b/>
                <w:spacing w:val="-1"/>
                <w:sz w:val="24"/>
              </w:rPr>
              <w:t xml:space="preserve"> </w:t>
            </w:r>
            <w:r>
              <w:rPr>
                <w:rFonts w:ascii="Arial"/>
                <w:b/>
                <w:sz w:val="24"/>
              </w:rPr>
              <w:t xml:space="preserve">RECORD</w:t>
            </w:r>
            <w:r>
              <w:rPr>
                <w:rFonts w:ascii="Arial"/>
                <w:b/>
                <w:sz w:val="24"/>
              </w:rPr>
            </w:r>
            <w:r/>
          </w:p>
        </w:tc>
      </w:tr>
      <w:tr>
        <w:trPr>
          <w:trHeight w:val="413"/>
        </w:trPr>
        <w:tc>
          <w:tcPr>
            <w:tcW w:w="940" w:type="dxa"/>
            <w:textDirection w:val="lrTb"/>
            <w:noWrap w:val="false"/>
          </w:tcPr>
          <w:p>
            <w:pPr>
              <w:pStyle w:val="937"/>
              <w:rPr>
                <w:rFonts w:ascii="Arial MT"/>
              </w:rPr>
            </w:pPr>
            <w:r>
              <w:rPr>
                <w:rFonts w:ascii="Arial MT"/>
                <w:sz w:val="24"/>
              </w:rPr>
              <w:t xml:space="preserve">Risk</w:t>
            </w:r>
            <w:r>
              <w:rPr>
                <w:rFonts w:ascii="Arial MT"/>
                <w:spacing w:val="-1"/>
                <w:sz w:val="24"/>
              </w:rPr>
              <w:t xml:space="preserve"> </w:t>
            </w:r>
            <w:r>
              <w:rPr>
                <w:rFonts w:ascii="Arial MT"/>
                <w:sz w:val="24"/>
              </w:rPr>
              <w:t xml:space="preserve">ID</w:t>
            </w:r>
            <w:r>
              <w:rPr>
                <w:rFonts w:ascii="Arial MT"/>
                <w:sz w:val="24"/>
              </w:rPr>
            </w:r>
            <w:r/>
          </w:p>
        </w:tc>
        <w:tc>
          <w:tcPr>
            <w:tcW w:w="1640" w:type="dxa"/>
            <w:textDirection w:val="lrTb"/>
            <w:noWrap w:val="false"/>
          </w:tcPr>
          <w:p>
            <w:pPr>
              <w:pStyle w:val="937"/>
              <w:ind w:left="95"/>
              <w:rPr>
                <w:rFonts w:ascii="Arial"/>
              </w:rPr>
            </w:pPr>
            <w:r>
              <w:rPr>
                <w:rFonts w:ascii="Arial"/>
                <w:b/>
                <w:sz w:val="24"/>
              </w:rPr>
              <w:t xml:space="preserve">RS1</w:t>
            </w:r>
            <w:r>
              <w:rPr>
                <w:rFonts w:ascii="Arial"/>
                <w:b/>
                <w:sz w:val="24"/>
              </w:rPr>
            </w:r>
            <w:r/>
          </w:p>
        </w:tc>
        <w:tc>
          <w:tcPr>
            <w:tcW w:w="1577" w:type="dxa"/>
            <w:textDirection w:val="lrTb"/>
            <w:noWrap w:val="false"/>
          </w:tcPr>
          <w:p>
            <w:pPr>
              <w:pStyle w:val="937"/>
              <w:rPr>
                <w:rFonts w:ascii="Arial MT"/>
              </w:rPr>
            </w:pPr>
            <w:r>
              <w:rPr>
                <w:rFonts w:ascii="Arial MT"/>
                <w:sz w:val="24"/>
              </w:rPr>
              <w:t xml:space="preserve">Risk Title</w:t>
            </w:r>
            <w:r>
              <w:rPr>
                <w:rFonts w:ascii="Arial MT"/>
                <w:sz w:val="24"/>
              </w:rPr>
            </w:r>
            <w:r/>
          </w:p>
        </w:tc>
        <w:tc>
          <w:tcPr>
            <w:tcW w:w="4913" w:type="dxa"/>
            <w:textDirection w:val="lrTb"/>
            <w:noWrap w:val="false"/>
          </w:tcPr>
          <w:p>
            <w:pPr>
              <w:pStyle w:val="937"/>
              <w:ind w:left="95"/>
              <w:spacing w:line="273" w:lineRule="exact"/>
              <w:rPr>
                <w:rFonts w:ascii="Arial"/>
              </w:rPr>
            </w:pPr>
            <w:r>
              <w:rPr>
                <w:rFonts w:ascii="Arial"/>
                <w:b/>
                <w:sz w:val="24"/>
              </w:rPr>
              <w:t xml:space="preserve">Requirement</w:t>
            </w:r>
            <w:r>
              <w:rPr>
                <w:rFonts w:ascii="Arial"/>
                <w:b/>
                <w:spacing w:val="-5"/>
                <w:sz w:val="24"/>
              </w:rPr>
              <w:t xml:space="preserve"> </w:t>
            </w:r>
            <w:r>
              <w:rPr>
                <w:rFonts w:ascii="Arial"/>
                <w:b/>
                <w:sz w:val="24"/>
              </w:rPr>
              <w:t xml:space="preserve">Incompleteness</w:t>
            </w:r>
            <w:r>
              <w:rPr>
                <w:rFonts w:ascii="Arial"/>
                <w:b/>
                <w:sz w:val="24"/>
              </w:rPr>
            </w:r>
            <w:r/>
          </w:p>
        </w:tc>
      </w:tr>
      <w:tr>
        <w:trPr>
          <w:trHeight w:val="829"/>
        </w:trPr>
        <w:tc>
          <w:tcPr>
            <w:tcW w:w="940" w:type="dxa"/>
            <w:textDirection w:val="lrTb"/>
            <w:noWrap w:val="false"/>
          </w:tcPr>
          <w:p>
            <w:pPr>
              <w:pStyle w:val="937"/>
              <w:rPr>
                <w:rFonts w:ascii="Arial MT"/>
              </w:rPr>
            </w:pPr>
            <w:r>
              <w:rPr>
                <w:rFonts w:ascii="Arial MT"/>
                <w:sz w:val="24"/>
              </w:rPr>
              <w:t xml:space="preserve">Owner</w:t>
            </w:r>
            <w:r>
              <w:rPr>
                <w:rFonts w:ascii="Arial MT"/>
                <w:sz w:val="24"/>
              </w:rPr>
            </w:r>
            <w:r/>
          </w:p>
        </w:tc>
        <w:tc>
          <w:tcPr>
            <w:tcW w:w="1640" w:type="dxa"/>
            <w:textDirection w:val="lrTb"/>
            <w:noWrap w:val="false"/>
          </w:tcPr>
          <w:p>
            <w:pPr>
              <w:pStyle w:val="937"/>
              <w:ind w:left="95"/>
              <w:rPr>
                <w:rFonts w:ascii="Arial MT"/>
              </w:rPr>
            </w:pPr>
            <w:r>
              <w:rPr>
                <w:rFonts w:ascii="Arial MT"/>
                <w:sz w:val="24"/>
              </w:rPr>
              <w:t xml:space="preserve">Requirement</w:t>
            </w:r>
            <w:r>
              <w:rPr>
                <w:rFonts w:ascii="Arial MT"/>
                <w:sz w:val="24"/>
              </w:rPr>
            </w:r>
            <w:r/>
          </w:p>
          <w:p>
            <w:pPr>
              <w:pStyle w:val="937"/>
              <w:ind w:left="95"/>
              <w:spacing w:before="136"/>
              <w:rPr>
                <w:rFonts w:ascii="Arial MT"/>
              </w:rPr>
            </w:pPr>
            <w:r>
              <w:rPr>
                <w:rFonts w:ascii="Arial MT"/>
                <w:sz w:val="24"/>
              </w:rPr>
              <w:t xml:space="preserve">Team</w:t>
            </w:r>
            <w:r>
              <w:rPr>
                <w:rFonts w:ascii="Arial MT"/>
                <w:sz w:val="24"/>
              </w:rPr>
            </w:r>
            <w:r/>
          </w:p>
        </w:tc>
        <w:tc>
          <w:tcPr>
            <w:tcW w:w="1577" w:type="dxa"/>
            <w:textDirection w:val="lrTb"/>
            <w:noWrap w:val="false"/>
          </w:tcPr>
          <w:p>
            <w:pPr>
              <w:pStyle w:val="937"/>
              <w:rPr>
                <w:rFonts w:ascii="Arial MT"/>
              </w:rPr>
            </w:pPr>
            <w:r>
              <w:rPr>
                <w:rFonts w:ascii="Arial MT"/>
                <w:sz w:val="24"/>
              </w:rPr>
              <w:t xml:space="preserve">Status</w:t>
            </w:r>
            <w:r>
              <w:rPr>
                <w:rFonts w:ascii="Arial MT"/>
                <w:sz w:val="24"/>
              </w:rPr>
            </w:r>
            <w:r/>
          </w:p>
        </w:tc>
        <w:tc>
          <w:tcPr>
            <w:tcW w:w="4913" w:type="dxa"/>
            <w:textDirection w:val="lrTb"/>
            <w:noWrap w:val="false"/>
          </w:tcPr>
          <w:p>
            <w:pPr>
              <w:pStyle w:val="937"/>
              <w:ind w:left="95"/>
              <w:rPr>
                <w:rFonts w:ascii="Arial MT"/>
              </w:rPr>
            </w:pPr>
            <w:r>
              <w:rPr>
                <w:rFonts w:ascii="Arial MT"/>
                <w:sz w:val="24"/>
              </w:rPr>
              <w:t xml:space="preserve">Potential</w:t>
            </w:r>
            <w:r>
              <w:rPr>
                <w:rFonts w:ascii="Arial MT"/>
                <w:sz w:val="24"/>
              </w:rPr>
            </w:r>
            <w:r/>
          </w:p>
        </w:tc>
      </w:tr>
      <w:tr>
        <w:trPr>
          <w:trHeight w:val="829"/>
        </w:trPr>
        <w:tc>
          <w:tcPr>
            <w:gridSpan w:val="4"/>
            <w:tcW w:w="9071" w:type="dxa"/>
            <w:textDirection w:val="lrTb"/>
            <w:noWrap w:val="false"/>
          </w:tcPr>
          <w:p>
            <w:pPr>
              <w:pStyle w:val="937"/>
              <w:spacing w:line="271" w:lineRule="exact"/>
              <w:rPr>
                <w:rFonts w:ascii="Arial MT"/>
              </w:rPr>
            </w:pPr>
            <w:r>
              <w:rPr>
                <w:rFonts w:ascii="Arial"/>
                <w:b/>
                <w:sz w:val="24"/>
              </w:rPr>
              <w:t xml:space="preserve">Risk</w:t>
            </w:r>
            <w:r>
              <w:rPr>
                <w:rFonts w:ascii="Arial"/>
                <w:b/>
                <w:spacing w:val="14"/>
                <w:sz w:val="24"/>
              </w:rPr>
              <w:t xml:space="preserve"> </w:t>
            </w:r>
            <w:r>
              <w:rPr>
                <w:rFonts w:ascii="Arial"/>
                <w:b/>
                <w:sz w:val="24"/>
              </w:rPr>
              <w:t xml:space="preserve">Description:</w:t>
            </w:r>
            <w:r>
              <w:rPr>
                <w:rFonts w:ascii="Arial"/>
                <w:b/>
                <w:spacing w:val="82"/>
                <w:sz w:val="24"/>
              </w:rPr>
              <w:t xml:space="preserve"> </w:t>
            </w:r>
            <w:r>
              <w:rPr>
                <w:rFonts w:ascii="Arial MT"/>
                <w:sz w:val="24"/>
              </w:rPr>
              <w:t xml:space="preserve">Requirement</w:t>
            </w:r>
            <w:r>
              <w:rPr>
                <w:rFonts w:ascii="Arial MT"/>
                <w:spacing w:val="80"/>
                <w:sz w:val="24"/>
              </w:rPr>
              <w:t xml:space="preserve"> </w:t>
            </w:r>
            <w:r>
              <w:rPr>
                <w:rFonts w:ascii="Arial MT"/>
                <w:sz w:val="24"/>
              </w:rPr>
              <w:t xml:space="preserve">team</w:t>
            </w:r>
            <w:r>
              <w:rPr>
                <w:rFonts w:ascii="Arial MT"/>
                <w:spacing w:val="81"/>
                <w:sz w:val="24"/>
              </w:rPr>
              <w:t xml:space="preserve"> </w:t>
            </w:r>
            <w:r>
              <w:rPr>
                <w:rFonts w:ascii="Arial MT"/>
                <w:sz w:val="24"/>
              </w:rPr>
              <w:t xml:space="preserve">has</w:t>
            </w:r>
            <w:r>
              <w:rPr>
                <w:rFonts w:ascii="Arial MT"/>
                <w:spacing w:val="76"/>
                <w:sz w:val="24"/>
              </w:rPr>
              <w:t xml:space="preserve"> </w:t>
            </w:r>
            <w:r>
              <w:rPr>
                <w:rFonts w:ascii="Arial MT"/>
                <w:sz w:val="24"/>
              </w:rPr>
              <w:t xml:space="preserve">not</w:t>
            </w:r>
            <w:r>
              <w:rPr>
                <w:rFonts w:ascii="Arial MT"/>
                <w:spacing w:val="80"/>
                <w:sz w:val="24"/>
              </w:rPr>
              <w:t xml:space="preserve"> </w:t>
            </w:r>
            <w:r>
              <w:rPr>
                <w:rFonts w:ascii="Arial MT"/>
                <w:sz w:val="24"/>
              </w:rPr>
              <w:t xml:space="preserve">experienced</w:t>
            </w:r>
            <w:r>
              <w:rPr>
                <w:rFonts w:ascii="Arial MT"/>
                <w:spacing w:val="80"/>
                <w:sz w:val="24"/>
              </w:rPr>
              <w:t xml:space="preserve"> </w:t>
            </w:r>
            <w:r>
              <w:rPr>
                <w:rFonts w:ascii="Arial MT"/>
                <w:sz w:val="24"/>
              </w:rPr>
              <w:t xml:space="preserve">to</w:t>
            </w:r>
            <w:r>
              <w:rPr>
                <w:rFonts w:ascii="Arial MT"/>
                <w:spacing w:val="78"/>
                <w:sz w:val="24"/>
              </w:rPr>
              <w:t xml:space="preserve"> </w:t>
            </w:r>
            <w:r>
              <w:rPr>
                <w:rFonts w:ascii="Arial MT"/>
                <w:sz w:val="24"/>
              </w:rPr>
              <w:t xml:space="preserve">consider</w:t>
            </w:r>
            <w:r>
              <w:rPr>
                <w:rFonts w:ascii="Arial MT"/>
                <w:spacing w:val="79"/>
                <w:sz w:val="24"/>
              </w:rPr>
              <w:t xml:space="preserve"> </w:t>
            </w:r>
            <w:r>
              <w:rPr>
                <w:rFonts w:ascii="Arial MT"/>
                <w:sz w:val="24"/>
              </w:rPr>
              <w:t xml:space="preserve">all</w:t>
            </w:r>
            <w:r>
              <w:rPr>
                <w:rFonts w:ascii="Arial MT"/>
                <w:sz w:val="24"/>
              </w:rPr>
            </w:r>
            <w:r/>
          </w:p>
          <w:p>
            <w:pPr>
              <w:pStyle w:val="937"/>
              <w:spacing w:line="270" w:lineRule="atLeast"/>
              <w:rPr>
                <w:rFonts w:ascii="Arial MT"/>
              </w:rPr>
            </w:pPr>
            <w:r>
              <w:rPr>
                <w:rFonts w:ascii="Arial MT"/>
                <w:sz w:val="24"/>
              </w:rPr>
              <w:t xml:space="preserve">aspects</w:t>
            </w:r>
            <w:r>
              <w:rPr>
                <w:rFonts w:ascii="Arial MT"/>
                <w:spacing w:val="24"/>
                <w:sz w:val="24"/>
              </w:rPr>
              <w:t xml:space="preserve"> </w:t>
            </w:r>
            <w:r>
              <w:rPr>
                <w:rFonts w:ascii="Arial MT"/>
                <w:sz w:val="24"/>
              </w:rPr>
              <w:t xml:space="preserve">of</w:t>
            </w:r>
            <w:r>
              <w:rPr>
                <w:rFonts w:ascii="Arial MT"/>
                <w:spacing w:val="27"/>
                <w:sz w:val="24"/>
              </w:rPr>
              <w:t xml:space="preserve"> </w:t>
            </w:r>
            <w:r>
              <w:rPr>
                <w:rFonts w:ascii="Arial MT"/>
                <w:sz w:val="24"/>
              </w:rPr>
              <w:t xml:space="preserve">whole</w:t>
            </w:r>
            <w:r>
              <w:rPr>
                <w:rFonts w:ascii="Arial MT"/>
                <w:spacing w:val="26"/>
                <w:sz w:val="24"/>
              </w:rPr>
              <w:t xml:space="preserve"> </w:t>
            </w:r>
            <w:r>
              <w:rPr>
                <w:rFonts w:ascii="Arial MT"/>
                <w:sz w:val="24"/>
              </w:rPr>
              <w:t xml:space="preserve">system,</w:t>
            </w:r>
            <w:r>
              <w:rPr>
                <w:rFonts w:ascii="Arial MT"/>
                <w:spacing w:val="25"/>
                <w:sz w:val="24"/>
              </w:rPr>
              <w:t xml:space="preserve"> </w:t>
            </w:r>
            <w:r>
              <w:rPr>
                <w:rFonts w:ascii="Arial MT"/>
                <w:sz w:val="24"/>
              </w:rPr>
              <w:t xml:space="preserve">due</w:t>
            </w:r>
            <w:r>
              <w:rPr>
                <w:rFonts w:ascii="Arial MT"/>
                <w:spacing w:val="26"/>
                <w:sz w:val="24"/>
              </w:rPr>
              <w:t xml:space="preserve"> </w:t>
            </w:r>
            <w:r>
              <w:rPr>
                <w:rFonts w:ascii="Arial MT"/>
                <w:sz w:val="24"/>
              </w:rPr>
              <w:t xml:space="preserve">to</w:t>
            </w:r>
            <w:r>
              <w:rPr>
                <w:rFonts w:ascii="Arial MT"/>
                <w:spacing w:val="27"/>
                <w:sz w:val="24"/>
              </w:rPr>
              <w:t xml:space="preserve"> </w:t>
            </w:r>
            <w:r>
              <w:rPr>
                <w:rFonts w:ascii="Arial MT"/>
                <w:sz w:val="24"/>
              </w:rPr>
              <w:t xml:space="preserve">this</w:t>
            </w:r>
            <w:r>
              <w:rPr>
                <w:rFonts w:ascii="Arial MT"/>
                <w:spacing w:val="25"/>
                <w:sz w:val="24"/>
              </w:rPr>
              <w:t xml:space="preserve"> </w:t>
            </w:r>
            <w:r>
              <w:rPr>
                <w:rFonts w:ascii="Arial MT"/>
                <w:sz w:val="24"/>
              </w:rPr>
              <w:t xml:space="preserve">risk</w:t>
            </w:r>
            <w:r>
              <w:rPr>
                <w:rFonts w:ascii="Arial MT"/>
                <w:spacing w:val="27"/>
                <w:sz w:val="24"/>
              </w:rPr>
              <w:t xml:space="preserve"> </w:t>
            </w:r>
            <w:r>
              <w:rPr>
                <w:rFonts w:ascii="Arial MT"/>
                <w:sz w:val="24"/>
              </w:rPr>
              <w:t xml:space="preserve">some</w:t>
            </w:r>
            <w:r>
              <w:rPr>
                <w:rFonts w:ascii="Arial MT"/>
                <w:spacing w:val="25"/>
                <w:sz w:val="24"/>
              </w:rPr>
              <w:t xml:space="preserve"> </w:t>
            </w:r>
            <w:r>
              <w:rPr>
                <w:rFonts w:ascii="Arial MT"/>
                <w:sz w:val="24"/>
              </w:rPr>
              <w:t xml:space="preserve">requirement</w:t>
            </w:r>
            <w:r>
              <w:rPr>
                <w:rFonts w:ascii="Arial MT"/>
                <w:spacing w:val="24"/>
                <w:sz w:val="24"/>
              </w:rPr>
              <w:t xml:space="preserve"> </w:t>
            </w:r>
            <w:r>
              <w:rPr>
                <w:rFonts w:ascii="Arial MT"/>
                <w:sz w:val="24"/>
              </w:rPr>
              <w:t xml:space="preserve">may</w:t>
            </w:r>
            <w:r>
              <w:rPr>
                <w:rFonts w:ascii="Arial MT"/>
                <w:spacing w:val="24"/>
                <w:sz w:val="24"/>
              </w:rPr>
              <w:t xml:space="preserve"> </w:t>
            </w:r>
            <w:r>
              <w:rPr>
                <w:rFonts w:ascii="Arial MT"/>
                <w:sz w:val="24"/>
              </w:rPr>
              <w:t xml:space="preserve">be</w:t>
            </w:r>
            <w:r>
              <w:rPr>
                <w:rFonts w:ascii="Arial MT"/>
                <w:spacing w:val="24"/>
                <w:sz w:val="24"/>
              </w:rPr>
              <w:t xml:space="preserve"> </w:t>
            </w:r>
            <w:r>
              <w:rPr>
                <w:rFonts w:ascii="Arial MT"/>
                <w:sz w:val="24"/>
              </w:rPr>
              <w:t xml:space="preserve">oversight</w:t>
            </w:r>
            <w:r>
              <w:rPr>
                <w:rFonts w:ascii="Arial MT"/>
                <w:spacing w:val="-63"/>
                <w:sz w:val="24"/>
              </w:rPr>
              <w:t xml:space="preserve"> </w:t>
            </w:r>
            <w:r>
              <w:rPr>
                <w:rFonts w:ascii="Arial MT"/>
                <w:sz w:val="24"/>
              </w:rPr>
              <w:t xml:space="preserve">and</w:t>
            </w:r>
            <w:r>
              <w:rPr>
                <w:rFonts w:ascii="Arial MT"/>
                <w:spacing w:val="-3"/>
                <w:sz w:val="24"/>
              </w:rPr>
              <w:t xml:space="preserve"> </w:t>
            </w:r>
            <w:r>
              <w:rPr>
                <w:rFonts w:ascii="Arial MT"/>
                <w:sz w:val="24"/>
              </w:rPr>
              <w:t xml:space="preserve">ambiguous.</w:t>
            </w:r>
            <w:r>
              <w:rPr>
                <w:rFonts w:ascii="Arial MT"/>
                <w:sz w:val="24"/>
              </w:rPr>
            </w:r>
            <w:r/>
          </w:p>
        </w:tc>
      </w:tr>
    </w:tbl>
    <w:p>
      <w:pPr>
        <w:spacing w:after="0" w:line="270" w:lineRule="atLeast"/>
        <w:rPr>
          <w:rFonts w:ascii="Arial MT"/>
        </w:rPr>
        <w:sectPr>
          <w:footnotePr/>
          <w:endnotePr/>
          <w:type w:val="nextPage"/>
          <w:pgSz w:w="12240" w:h="15840" w:orient="portrait"/>
          <w:pgMar w:top="1100" w:right="600" w:bottom="1560" w:left="1520" w:header="709" w:footer="709" w:gutter="0"/>
          <w:cols w:num="1" w:sep="0" w:space="1701" w:equalWidth="1"/>
          <w:docGrid w:linePitch="360"/>
        </w:sectPr>
      </w:pPr>
      <w:r>
        <w:rPr>
          <w:rFonts w:ascii="Arial MT"/>
          <w:sz w:val="24"/>
        </w:rPr>
      </w:r>
      <w:r>
        <w:rPr>
          <w:rFonts w:ascii="Arial MT"/>
          <w:sz w:val="24"/>
        </w:rPr>
      </w:r>
      <w:r/>
    </w:p>
    <w:p>
      <w:pPr>
        <w:pStyle w:val="899"/>
        <w:spacing w:before="2"/>
        <w:rPr>
          <w:rFonts w:ascii="Arial"/>
        </w:rPr>
      </w:pPr>
      <w:r>
        <w:rPr>
          <w:rFonts w:ascii="Arial"/>
          <w:b/>
          <w:sz w:val="29"/>
        </w:rPr>
      </w:r>
      <w:r>
        <w:rPr>
          <w:rFonts w:ascii="Arial"/>
          <w:b/>
          <w:sz w:val="29"/>
        </w:rPr>
      </w:r>
      <w:r/>
    </w:p>
    <w:tbl>
      <w:tblPr>
        <w:tblW w:w="0" w:type="auto"/>
        <w:tblInd w:w="546" w:type="dxa"/>
        <w:tblBorders>
          <w:top w:val="single" w:color="000000" w:sz="1" w:space="0"/>
          <w:left w:val="single" w:color="000000" w:sz="1" w:space="0"/>
          <w:bottom w:val="single" w:color="000000" w:sz="1" w:space="0"/>
          <w:right w:val="single" w:color="000000" w:sz="1" w:space="0"/>
          <w:insideH w:val="single" w:color="000000" w:sz="1" w:space="0"/>
          <w:insideV w:val="single" w:color="000000" w:sz="1" w:space="0"/>
        </w:tblBorders>
        <w:tblLayout w:type="fixed"/>
        <w:tblCellMar>
          <w:left w:w="0" w:type="dxa"/>
          <w:top w:w="0" w:type="dxa"/>
          <w:right w:w="0" w:type="dxa"/>
          <w:bottom w:w="0" w:type="dxa"/>
        </w:tblCellMar>
        <w:tblLook w:val="01E0" w:firstRow="1" w:lastRow="1" w:firstColumn="1" w:lastColumn="1" w:noHBand="0" w:noVBand="0"/>
      </w:tblPr>
      <w:tblGrid>
        <w:gridCol w:w="1785"/>
        <w:gridCol w:w="1947"/>
        <w:gridCol w:w="1427"/>
        <w:gridCol w:w="1907"/>
        <w:gridCol w:w="2004"/>
      </w:tblGrid>
      <w:tr>
        <w:trPr>
          <w:trHeight w:val="551"/>
        </w:trPr>
        <w:tc>
          <w:tcPr>
            <w:gridSpan w:val="5"/>
            <w:tcW w:w="9071" w:type="dxa"/>
            <w:textDirection w:val="lrTb"/>
            <w:noWrap w:val="false"/>
          </w:tcPr>
          <w:p>
            <w:pPr>
              <w:pStyle w:val="937"/>
              <w:ind w:right="42"/>
              <w:spacing w:line="274" w:lineRule="exact"/>
              <w:rPr>
                <w:rFonts w:ascii="Arial MT"/>
              </w:rPr>
            </w:pPr>
            <w:r>
              <w:rPr>
                <w:rFonts w:ascii="Arial"/>
                <w:b/>
                <w:sz w:val="24"/>
              </w:rPr>
              <w:t xml:space="preserve">Impact</w:t>
            </w:r>
            <w:r>
              <w:rPr>
                <w:rFonts w:ascii="Arial"/>
                <w:b/>
                <w:spacing w:val="8"/>
                <w:sz w:val="24"/>
              </w:rPr>
              <w:t xml:space="preserve"> </w:t>
            </w:r>
            <w:r>
              <w:rPr>
                <w:rFonts w:ascii="Arial"/>
                <w:b/>
                <w:sz w:val="24"/>
              </w:rPr>
              <w:t xml:space="preserve">Description:</w:t>
            </w:r>
            <w:r>
              <w:rPr>
                <w:rFonts w:ascii="Arial"/>
                <w:b/>
                <w:spacing w:val="10"/>
                <w:sz w:val="24"/>
              </w:rPr>
              <w:t xml:space="preserve"> </w:t>
            </w:r>
            <w:r>
              <w:rPr>
                <w:rFonts w:ascii="Arial MT"/>
                <w:sz w:val="24"/>
              </w:rPr>
              <w:t xml:space="preserve">Incompleteness</w:t>
            </w:r>
            <w:r>
              <w:rPr>
                <w:rFonts w:ascii="Arial MT"/>
                <w:spacing w:val="7"/>
                <w:sz w:val="24"/>
              </w:rPr>
              <w:t xml:space="preserve"> </w:t>
            </w:r>
            <w:r>
              <w:rPr>
                <w:rFonts w:ascii="Arial MT"/>
                <w:sz w:val="24"/>
              </w:rPr>
              <w:t xml:space="preserve">of</w:t>
            </w:r>
            <w:r>
              <w:rPr>
                <w:rFonts w:ascii="Arial MT"/>
                <w:spacing w:val="12"/>
                <w:sz w:val="24"/>
              </w:rPr>
              <w:t xml:space="preserve"> </w:t>
            </w:r>
            <w:r>
              <w:rPr>
                <w:rFonts w:ascii="Arial MT"/>
                <w:sz w:val="24"/>
              </w:rPr>
              <w:t xml:space="preserve">requirements</w:t>
            </w:r>
            <w:r>
              <w:rPr>
                <w:rFonts w:ascii="Arial MT"/>
                <w:spacing w:val="9"/>
                <w:sz w:val="24"/>
              </w:rPr>
              <w:t xml:space="preserve"> </w:t>
            </w:r>
            <w:r>
              <w:rPr>
                <w:rFonts w:ascii="Arial MT"/>
                <w:sz w:val="24"/>
              </w:rPr>
              <w:t xml:space="preserve">will</w:t>
            </w:r>
            <w:r>
              <w:rPr>
                <w:rFonts w:ascii="Arial MT"/>
                <w:spacing w:val="8"/>
                <w:sz w:val="24"/>
              </w:rPr>
              <w:t xml:space="preserve"> </w:t>
            </w:r>
            <w:r>
              <w:rPr>
                <w:rFonts w:ascii="Arial MT"/>
                <w:sz w:val="24"/>
              </w:rPr>
              <w:t xml:space="preserve">lead</w:t>
            </w:r>
            <w:r>
              <w:rPr>
                <w:rFonts w:ascii="Arial MT"/>
                <w:spacing w:val="10"/>
                <w:sz w:val="24"/>
              </w:rPr>
              <w:t xml:space="preserve"> </w:t>
            </w:r>
            <w:r>
              <w:rPr>
                <w:rFonts w:ascii="Arial MT"/>
                <w:sz w:val="24"/>
              </w:rPr>
              <w:t xml:space="preserve">us</w:t>
            </w:r>
            <w:r>
              <w:rPr>
                <w:rFonts w:ascii="Arial MT"/>
                <w:spacing w:val="9"/>
                <w:sz w:val="24"/>
              </w:rPr>
              <w:t xml:space="preserve"> </w:t>
            </w:r>
            <w:r>
              <w:rPr>
                <w:rFonts w:ascii="Arial MT"/>
                <w:sz w:val="24"/>
              </w:rPr>
              <w:t xml:space="preserve">to</w:t>
            </w:r>
            <w:r>
              <w:rPr>
                <w:rFonts w:ascii="Arial MT"/>
                <w:spacing w:val="7"/>
                <w:sz w:val="24"/>
              </w:rPr>
              <w:t xml:space="preserve"> </w:t>
            </w:r>
            <w:r>
              <w:rPr>
                <w:rFonts w:ascii="Arial MT"/>
                <w:sz w:val="24"/>
              </w:rPr>
              <w:t xml:space="preserve">more</w:t>
            </w:r>
            <w:r>
              <w:rPr>
                <w:rFonts w:ascii="Arial MT"/>
                <w:spacing w:val="-64"/>
                <w:sz w:val="24"/>
              </w:rPr>
              <w:t xml:space="preserve"> </w:t>
            </w:r>
            <w:r>
              <w:rPr>
                <w:rFonts w:ascii="Arial MT"/>
                <w:sz w:val="24"/>
              </w:rPr>
              <w:t xml:space="preserve">issues</w:t>
            </w:r>
            <w:r>
              <w:rPr>
                <w:rFonts w:ascii="Arial MT"/>
                <w:spacing w:val="-1"/>
                <w:sz w:val="24"/>
              </w:rPr>
              <w:t xml:space="preserve"> </w:t>
            </w:r>
            <w:r>
              <w:rPr>
                <w:rFonts w:ascii="Arial MT"/>
                <w:sz w:val="24"/>
              </w:rPr>
              <w:t xml:space="preserve">in whole process.</w:t>
            </w:r>
            <w:r>
              <w:rPr>
                <w:rFonts w:ascii="Arial MT"/>
                <w:sz w:val="24"/>
              </w:rPr>
            </w:r>
            <w:r/>
          </w:p>
        </w:tc>
      </w:tr>
      <w:tr>
        <w:trPr>
          <w:trHeight w:val="277"/>
        </w:trPr>
        <w:tc>
          <w:tcPr>
            <w:gridSpan w:val="5"/>
            <w:tcW w:w="9071" w:type="dxa"/>
            <w:textDirection w:val="lrTb"/>
            <w:noWrap w:val="false"/>
          </w:tcPr>
          <w:p>
            <w:pPr>
              <w:pStyle w:val="937"/>
              <w:spacing w:line="257" w:lineRule="exact"/>
              <w:rPr>
                <w:rFonts w:ascii="Arial"/>
              </w:rPr>
            </w:pPr>
            <w:r>
              <w:rPr>
                <w:rFonts w:ascii="Arial"/>
                <w:b/>
                <w:sz w:val="24"/>
              </w:rPr>
              <w:t xml:space="preserve">Probability/Impact</w:t>
            </w:r>
            <w:r>
              <w:rPr>
                <w:rFonts w:ascii="Arial"/>
                <w:b/>
                <w:spacing w:val="-4"/>
                <w:sz w:val="24"/>
              </w:rPr>
              <w:t xml:space="preserve"> </w:t>
            </w:r>
            <w:r>
              <w:rPr>
                <w:rFonts w:ascii="Arial"/>
                <w:b/>
                <w:sz w:val="24"/>
              </w:rPr>
              <w:t xml:space="preserve">Value:</w:t>
            </w:r>
            <w:r>
              <w:rPr>
                <w:rFonts w:ascii="Arial"/>
                <w:b/>
                <w:sz w:val="24"/>
              </w:rPr>
            </w:r>
            <w:r/>
          </w:p>
        </w:tc>
      </w:tr>
      <w:tr>
        <w:trPr>
          <w:trHeight w:val="413"/>
        </w:trPr>
        <w:tc>
          <w:tcPr>
            <w:tcW w:w="1785" w:type="dxa"/>
            <w:vMerge w:val="restart"/>
            <w:textDirection w:val="lrTb"/>
            <w:noWrap w:val="false"/>
          </w:tcPr>
          <w:p>
            <w:pPr>
              <w:pStyle w:val="937"/>
              <w:ind w:left="0"/>
            </w:pPr>
            <w:r>
              <w:rPr>
                <w:sz w:val="22"/>
              </w:rPr>
            </w:r>
            <w:r>
              <w:rPr>
                <w:sz w:val="22"/>
              </w:rPr>
            </w:r>
            <w:r/>
          </w:p>
        </w:tc>
        <w:tc>
          <w:tcPr>
            <w:tcW w:w="1947" w:type="dxa"/>
            <w:vMerge w:val="restart"/>
            <w:textDirection w:val="lrTb"/>
            <w:noWrap w:val="false"/>
          </w:tcPr>
          <w:p>
            <w:pPr>
              <w:pStyle w:val="937"/>
              <w:ind w:left="95"/>
              <w:spacing w:line="273" w:lineRule="exact"/>
              <w:rPr>
                <w:rFonts w:ascii="Arial MT"/>
              </w:rPr>
            </w:pPr>
            <w:r>
              <w:rPr>
                <w:rFonts w:ascii="Arial MT"/>
                <w:sz w:val="24"/>
              </w:rPr>
              <w:t xml:space="preserve">Probability</w:t>
            </w:r>
            <w:r>
              <w:rPr>
                <w:rFonts w:ascii="Arial MT"/>
                <w:sz w:val="24"/>
              </w:rPr>
            </w:r>
            <w:r/>
          </w:p>
        </w:tc>
        <w:tc>
          <w:tcPr>
            <w:gridSpan w:val="3"/>
            <w:tcW w:w="5338" w:type="dxa"/>
            <w:textDirection w:val="lrTb"/>
            <w:noWrap w:val="false"/>
          </w:tcPr>
          <w:p>
            <w:pPr>
              <w:pStyle w:val="937"/>
              <w:ind w:left="1522"/>
              <w:spacing w:line="273" w:lineRule="exact"/>
              <w:rPr>
                <w:rFonts w:ascii="Arial MT"/>
              </w:rPr>
            </w:pPr>
            <w:r>
              <w:rPr>
                <w:rFonts w:ascii="Arial MT"/>
                <w:sz w:val="24"/>
              </w:rPr>
              <w:t xml:space="preserve">Impact</w:t>
            </w:r>
            <w:r>
              <w:rPr>
                <w:rFonts w:ascii="Arial MT"/>
                <w:sz w:val="24"/>
              </w:rPr>
            </w:r>
            <w:r/>
          </w:p>
        </w:tc>
      </w:tr>
      <w:tr>
        <w:trPr>
          <w:trHeight w:val="414"/>
        </w:trPr>
        <w:tc>
          <w:tcPr>
            <w:tcBorders>
              <w:top w:val="none" w:color="000000" w:sz="4" w:space="0"/>
            </w:tcBorders>
            <w:tcW w:w="1785" w:type="dxa"/>
            <w:vMerge w:val="continue"/>
            <w:textDirection w:val="lrTb"/>
            <w:noWrap w:val="false"/>
          </w:tcPr>
          <w:p>
            <w:r>
              <w:rPr>
                <w:sz w:val="2"/>
                <w:szCs w:val="2"/>
              </w:rPr>
            </w:r>
            <w:r>
              <w:rPr>
                <w:sz w:val="2"/>
                <w:szCs w:val="2"/>
              </w:rPr>
            </w:r>
            <w:r/>
          </w:p>
        </w:tc>
        <w:tc>
          <w:tcPr>
            <w:tcBorders>
              <w:top w:val="none" w:color="000000" w:sz="4" w:space="0"/>
            </w:tcBorders>
            <w:tcW w:w="1947" w:type="dxa"/>
            <w:vMerge w:val="continue"/>
            <w:textDirection w:val="lrTb"/>
            <w:noWrap w:val="false"/>
          </w:tcPr>
          <w:p>
            <w:r>
              <w:rPr>
                <w:sz w:val="2"/>
                <w:szCs w:val="2"/>
              </w:rPr>
            </w:r>
            <w:r>
              <w:rPr>
                <w:sz w:val="2"/>
                <w:szCs w:val="2"/>
              </w:rPr>
            </w:r>
            <w:r/>
          </w:p>
        </w:tc>
        <w:tc>
          <w:tcPr>
            <w:tcW w:w="1427" w:type="dxa"/>
            <w:textDirection w:val="lrTb"/>
            <w:noWrap w:val="false"/>
          </w:tcPr>
          <w:p>
            <w:pPr>
              <w:pStyle w:val="937"/>
              <w:ind w:left="96"/>
              <w:spacing w:line="273" w:lineRule="exact"/>
              <w:rPr>
                <w:rFonts w:ascii="Arial MT"/>
              </w:rPr>
            </w:pPr>
            <w:r>
              <w:rPr>
                <w:rFonts w:ascii="Arial MT"/>
                <w:sz w:val="24"/>
              </w:rPr>
              <w:t xml:space="preserve">Cost</w:t>
            </w:r>
            <w:r>
              <w:rPr>
                <w:rFonts w:ascii="Arial MT"/>
                <w:sz w:val="24"/>
              </w:rPr>
            </w:r>
            <w:r/>
          </w:p>
        </w:tc>
        <w:tc>
          <w:tcPr>
            <w:tcW w:w="1907" w:type="dxa"/>
            <w:textDirection w:val="lrTb"/>
            <w:noWrap w:val="false"/>
          </w:tcPr>
          <w:p>
            <w:pPr>
              <w:pStyle w:val="937"/>
              <w:ind w:left="95"/>
              <w:spacing w:line="273" w:lineRule="exact"/>
              <w:rPr>
                <w:rFonts w:ascii="Arial MT"/>
              </w:rPr>
            </w:pPr>
            <w:r>
              <w:rPr>
                <w:rFonts w:ascii="Arial MT"/>
                <w:sz w:val="24"/>
              </w:rPr>
              <w:t xml:space="preserve">Duration</w:t>
            </w:r>
            <w:r>
              <w:rPr>
                <w:rFonts w:ascii="Arial MT"/>
                <w:sz w:val="24"/>
              </w:rPr>
            </w:r>
            <w:r/>
          </w:p>
        </w:tc>
        <w:tc>
          <w:tcPr>
            <w:tcW w:w="2004" w:type="dxa"/>
            <w:textDirection w:val="lrTb"/>
            <w:noWrap w:val="false"/>
          </w:tcPr>
          <w:p>
            <w:pPr>
              <w:pStyle w:val="937"/>
              <w:ind w:left="95"/>
              <w:spacing w:line="273" w:lineRule="exact"/>
              <w:rPr>
                <w:rFonts w:ascii="Arial MT"/>
              </w:rPr>
            </w:pPr>
            <w:r>
              <w:rPr>
                <w:rFonts w:ascii="Arial MT"/>
                <w:sz w:val="24"/>
              </w:rPr>
              <w:t xml:space="preserve">Quality</w:t>
            </w:r>
            <w:r>
              <w:rPr>
                <w:rFonts w:ascii="Arial MT"/>
                <w:sz w:val="24"/>
              </w:rPr>
            </w:r>
            <w:r/>
          </w:p>
        </w:tc>
      </w:tr>
      <w:tr>
        <w:trPr>
          <w:trHeight w:val="414"/>
        </w:trPr>
        <w:tc>
          <w:tcPr>
            <w:tcW w:w="1785" w:type="dxa"/>
            <w:textDirection w:val="lrTb"/>
            <w:noWrap w:val="false"/>
          </w:tcPr>
          <w:p>
            <w:pPr>
              <w:pStyle w:val="937"/>
              <w:spacing w:line="273" w:lineRule="exact"/>
              <w:rPr>
                <w:rFonts w:ascii="Arial MT"/>
              </w:rPr>
            </w:pPr>
            <w:r>
              <w:rPr>
                <w:rFonts w:ascii="Arial MT"/>
                <w:sz w:val="24"/>
              </w:rPr>
              <w:t xml:space="preserve">Pre-mitigation</w:t>
            </w:r>
            <w:r>
              <w:rPr>
                <w:rFonts w:ascii="Arial MT"/>
                <w:sz w:val="24"/>
              </w:rPr>
            </w:r>
            <w:r/>
          </w:p>
        </w:tc>
        <w:tc>
          <w:tcPr>
            <w:tcW w:w="1947" w:type="dxa"/>
            <w:textDirection w:val="lrTb"/>
            <w:noWrap w:val="false"/>
          </w:tcPr>
          <w:p>
            <w:pPr>
              <w:pStyle w:val="937"/>
              <w:ind w:left="95"/>
              <w:spacing w:line="273" w:lineRule="exact"/>
              <w:rPr>
                <w:rFonts w:ascii="Arial MT"/>
              </w:rPr>
            </w:pPr>
            <w:r>
              <w:rPr>
                <w:rFonts w:ascii="Arial MT"/>
                <w:sz w:val="24"/>
              </w:rPr>
              <w:t xml:space="preserve">0.70</w:t>
            </w:r>
            <w:r>
              <w:rPr>
                <w:rFonts w:ascii="Arial MT"/>
                <w:sz w:val="24"/>
              </w:rPr>
            </w:r>
            <w:r/>
          </w:p>
        </w:tc>
        <w:tc>
          <w:tcPr>
            <w:tcW w:w="1427" w:type="dxa"/>
            <w:textDirection w:val="lrTb"/>
            <w:noWrap w:val="false"/>
          </w:tcPr>
          <w:p>
            <w:pPr>
              <w:pStyle w:val="937"/>
              <w:ind w:left="96"/>
              <w:spacing w:line="273" w:lineRule="exact"/>
              <w:rPr>
                <w:rFonts w:ascii="Arial MT"/>
              </w:rPr>
            </w:pPr>
            <w:r>
              <w:rPr>
                <w:rFonts w:ascii="Arial MT"/>
                <w:sz w:val="24"/>
              </w:rPr>
              <w:t xml:space="preserve">0.20</w:t>
            </w:r>
            <w:r>
              <w:rPr>
                <w:rFonts w:ascii="Arial MT"/>
                <w:sz w:val="24"/>
              </w:rPr>
            </w:r>
            <w:r/>
          </w:p>
        </w:tc>
        <w:tc>
          <w:tcPr>
            <w:tcW w:w="1907" w:type="dxa"/>
            <w:textDirection w:val="lrTb"/>
            <w:noWrap w:val="false"/>
          </w:tcPr>
          <w:p>
            <w:pPr>
              <w:pStyle w:val="937"/>
              <w:ind w:left="95"/>
              <w:spacing w:line="273" w:lineRule="exact"/>
              <w:rPr>
                <w:rFonts w:ascii="Arial MT"/>
              </w:rPr>
            </w:pPr>
            <w:r>
              <w:rPr>
                <w:rFonts w:ascii="Arial MT"/>
                <w:sz w:val="24"/>
              </w:rPr>
              <w:t xml:space="preserve">0.40</w:t>
            </w:r>
            <w:r>
              <w:rPr>
                <w:rFonts w:ascii="Arial MT"/>
                <w:sz w:val="24"/>
              </w:rPr>
            </w:r>
            <w:r/>
          </w:p>
        </w:tc>
        <w:tc>
          <w:tcPr>
            <w:tcW w:w="2004" w:type="dxa"/>
            <w:textDirection w:val="lrTb"/>
            <w:noWrap w:val="false"/>
          </w:tcPr>
          <w:p>
            <w:pPr>
              <w:pStyle w:val="937"/>
              <w:ind w:left="95"/>
              <w:spacing w:line="273" w:lineRule="exact"/>
              <w:rPr>
                <w:rFonts w:ascii="Arial MT"/>
              </w:rPr>
            </w:pPr>
            <w:r>
              <w:rPr>
                <w:rFonts w:ascii="Arial MT"/>
                <w:sz w:val="24"/>
              </w:rPr>
              <w:t xml:space="preserve">0.40</w:t>
            </w:r>
            <w:r>
              <w:rPr>
                <w:rFonts w:ascii="Arial MT"/>
                <w:sz w:val="24"/>
              </w:rPr>
            </w:r>
            <w:r/>
          </w:p>
        </w:tc>
      </w:tr>
      <w:tr>
        <w:trPr>
          <w:trHeight w:val="414"/>
        </w:trPr>
        <w:tc>
          <w:tcPr>
            <w:tcW w:w="1785" w:type="dxa"/>
            <w:textDirection w:val="lrTb"/>
            <w:noWrap w:val="false"/>
          </w:tcPr>
          <w:p>
            <w:pPr>
              <w:pStyle w:val="937"/>
              <w:spacing w:line="273" w:lineRule="exact"/>
              <w:rPr>
                <w:rFonts w:ascii="Arial MT"/>
              </w:rPr>
            </w:pPr>
            <w:r>
              <w:rPr>
                <w:rFonts w:ascii="Arial MT"/>
                <w:sz w:val="24"/>
              </w:rPr>
              <w:t xml:space="preserve">Post-mitigation</w:t>
            </w:r>
            <w:r>
              <w:rPr>
                <w:rFonts w:ascii="Arial MT"/>
                <w:sz w:val="24"/>
              </w:rPr>
            </w:r>
            <w:r/>
          </w:p>
        </w:tc>
        <w:tc>
          <w:tcPr>
            <w:tcW w:w="1947" w:type="dxa"/>
            <w:textDirection w:val="lrTb"/>
            <w:noWrap w:val="false"/>
          </w:tcPr>
          <w:p>
            <w:pPr>
              <w:pStyle w:val="937"/>
              <w:ind w:left="95"/>
              <w:spacing w:line="273" w:lineRule="exact"/>
              <w:rPr>
                <w:rFonts w:ascii="Arial MT"/>
              </w:rPr>
            </w:pPr>
            <w:r>
              <w:rPr>
                <w:rFonts w:ascii="Arial MT"/>
                <w:sz w:val="24"/>
              </w:rPr>
              <w:t xml:space="preserve">0.50</w:t>
            </w:r>
            <w:r>
              <w:rPr>
                <w:rFonts w:ascii="Arial MT"/>
                <w:sz w:val="24"/>
              </w:rPr>
            </w:r>
            <w:r/>
          </w:p>
        </w:tc>
        <w:tc>
          <w:tcPr>
            <w:tcW w:w="1427" w:type="dxa"/>
            <w:textDirection w:val="lrTb"/>
            <w:noWrap w:val="false"/>
          </w:tcPr>
          <w:p>
            <w:pPr>
              <w:pStyle w:val="937"/>
              <w:ind w:left="96"/>
              <w:spacing w:line="273" w:lineRule="exact"/>
              <w:rPr>
                <w:rFonts w:ascii="Arial MT"/>
              </w:rPr>
            </w:pPr>
            <w:r>
              <w:rPr>
                <w:rFonts w:ascii="Arial MT"/>
                <w:sz w:val="24"/>
              </w:rPr>
              <w:t xml:space="preserve">0.10</w:t>
            </w:r>
            <w:r>
              <w:rPr>
                <w:rFonts w:ascii="Arial MT"/>
                <w:sz w:val="24"/>
              </w:rPr>
            </w:r>
            <w:r/>
          </w:p>
        </w:tc>
        <w:tc>
          <w:tcPr>
            <w:tcW w:w="1907" w:type="dxa"/>
            <w:textDirection w:val="lrTb"/>
            <w:noWrap w:val="false"/>
          </w:tcPr>
          <w:p>
            <w:pPr>
              <w:pStyle w:val="937"/>
              <w:ind w:left="95"/>
              <w:spacing w:line="273" w:lineRule="exact"/>
              <w:rPr>
                <w:rFonts w:ascii="Arial MT"/>
              </w:rPr>
            </w:pPr>
            <w:r>
              <w:rPr>
                <w:rFonts w:ascii="Arial MT"/>
                <w:sz w:val="24"/>
              </w:rPr>
              <w:t xml:space="preserve">0.20</w:t>
            </w:r>
            <w:r>
              <w:rPr>
                <w:rFonts w:ascii="Arial MT"/>
                <w:sz w:val="24"/>
              </w:rPr>
            </w:r>
            <w:r/>
          </w:p>
        </w:tc>
        <w:tc>
          <w:tcPr>
            <w:tcW w:w="2004" w:type="dxa"/>
            <w:textDirection w:val="lrTb"/>
            <w:noWrap w:val="false"/>
          </w:tcPr>
          <w:p>
            <w:pPr>
              <w:pStyle w:val="937"/>
              <w:ind w:left="95"/>
              <w:spacing w:line="273" w:lineRule="exact"/>
              <w:rPr>
                <w:rFonts w:ascii="Arial MT"/>
              </w:rPr>
            </w:pPr>
            <w:r>
              <w:rPr>
                <w:rFonts w:ascii="Arial MT"/>
                <w:sz w:val="24"/>
              </w:rPr>
              <w:t xml:space="preserve">0.80</w:t>
            </w:r>
            <w:r>
              <w:rPr>
                <w:rFonts w:ascii="Arial MT"/>
                <w:sz w:val="24"/>
              </w:rPr>
            </w:r>
            <w:r/>
          </w:p>
        </w:tc>
      </w:tr>
    </w:tbl>
    <w:p>
      <w:pPr>
        <w:pStyle w:val="899"/>
        <w:rPr>
          <w:rFonts w:ascii="Arial"/>
        </w:rPr>
      </w:pPr>
      <w:r>
        <w:rPr>
          <w:rFonts w:ascii="Arial"/>
          <w:b/>
          <w:sz w:val="16"/>
        </w:rPr>
      </w:r>
      <w:r>
        <w:rPr>
          <w:rFonts w:ascii="Arial"/>
          <w:b/>
          <w:sz w:val="16"/>
        </w:rPr>
      </w:r>
      <w:r/>
    </w:p>
    <w:p>
      <w:pPr>
        <w:pStyle w:val="739"/>
        <w:numPr>
          <w:ilvl w:val="0"/>
          <w:numId w:val="11"/>
        </w:numPr>
        <w:ind w:left="640" w:right="0" w:hanging="361"/>
        <w:jc w:val="left"/>
        <w:spacing w:before="100" w:after="0" w:line="240" w:lineRule="auto"/>
        <w:tabs>
          <w:tab w:val="left" w:pos="640" w:leader="none"/>
          <w:tab w:val="left" w:pos="641" w:leader="none"/>
        </w:tabs>
        <w:rPr>
          <w:rFonts w:ascii="Arial" w:hAnsi="Arial"/>
        </w:rPr>
      </w:pPr>
      <w:r>
        <w:rPr>
          <w:rFonts w:ascii="Arial" w:hAnsi="Arial"/>
          <w:b/>
          <w:sz w:val="24"/>
        </w:rPr>
        <w:t xml:space="preserve">Risk</w:t>
      </w:r>
      <w:r>
        <w:rPr>
          <w:rFonts w:ascii="Arial" w:hAnsi="Arial"/>
          <w:b/>
          <w:spacing w:val="-1"/>
          <w:sz w:val="24"/>
        </w:rPr>
        <w:t xml:space="preserve"> </w:t>
      </w:r>
      <w:r>
        <w:rPr>
          <w:rFonts w:ascii="Arial" w:hAnsi="Arial"/>
          <w:b/>
          <w:sz w:val="24"/>
        </w:rPr>
        <w:t xml:space="preserve">no 2:</w:t>
      </w:r>
      <w:r>
        <w:rPr>
          <w:rFonts w:ascii="Arial" w:hAnsi="Arial"/>
          <w:b/>
          <w:sz w:val="24"/>
        </w:rPr>
      </w:r>
      <w:r/>
    </w:p>
    <w:p>
      <w:pPr>
        <w:pStyle w:val="899"/>
        <w:rPr>
          <w:rFonts w:ascii="Arial"/>
        </w:rPr>
      </w:pPr>
      <w:r>
        <w:rPr>
          <w:rFonts w:ascii="Arial"/>
          <w:b/>
          <w:sz w:val="22"/>
        </w:rPr>
      </w:r>
      <w:r>
        <w:rPr>
          <w:rFonts w:ascii="Arial"/>
          <w:b/>
          <w:sz w:val="22"/>
        </w:rPr>
      </w:r>
      <w:r/>
    </w:p>
    <w:tbl>
      <w:tblPr>
        <w:tblW w:w="0" w:type="auto"/>
        <w:tblInd w:w="546" w:type="dxa"/>
        <w:tblBorders>
          <w:top w:val="single" w:color="000000" w:sz="1" w:space="0"/>
          <w:left w:val="single" w:color="000000" w:sz="1" w:space="0"/>
          <w:bottom w:val="single" w:color="000000" w:sz="1" w:space="0"/>
          <w:right w:val="single" w:color="000000" w:sz="1" w:space="0"/>
          <w:insideH w:val="single" w:color="000000" w:sz="1" w:space="0"/>
          <w:insideV w:val="single" w:color="000000" w:sz="1" w:space="0"/>
        </w:tblBorders>
        <w:tblLayout w:type="fixed"/>
        <w:tblCellMar>
          <w:left w:w="0" w:type="dxa"/>
          <w:top w:w="0" w:type="dxa"/>
          <w:right w:w="0" w:type="dxa"/>
          <w:bottom w:w="0" w:type="dxa"/>
        </w:tblCellMar>
        <w:tblLook w:val="01E0" w:firstRow="1" w:lastRow="1" w:firstColumn="1" w:lastColumn="1" w:noHBand="0" w:noVBand="0"/>
      </w:tblPr>
      <w:tblGrid>
        <w:gridCol w:w="860"/>
        <w:gridCol w:w="924"/>
        <w:gridCol w:w="715"/>
        <w:gridCol w:w="1221"/>
        <w:gridCol w:w="355"/>
        <w:gridCol w:w="1080"/>
        <w:gridCol w:w="1906"/>
        <w:gridCol w:w="2009"/>
      </w:tblGrid>
      <w:tr>
        <w:trPr>
          <w:trHeight w:val="413"/>
        </w:trPr>
        <w:tc>
          <w:tcPr>
            <w:gridSpan w:val="8"/>
            <w:shd w:val="clear" w:color="ffffff" w:fill="a6a6a6"/>
            <w:tcW w:w="9071" w:type="dxa"/>
            <w:textDirection w:val="lrTb"/>
            <w:noWrap w:val="false"/>
          </w:tcPr>
          <w:p>
            <w:pPr>
              <w:pStyle w:val="937"/>
              <w:spacing w:line="273" w:lineRule="exact"/>
              <w:rPr>
                <w:rFonts w:ascii="Arial"/>
              </w:rPr>
            </w:pPr>
            <w:r>
              <w:rPr>
                <w:rFonts w:ascii="Arial"/>
                <w:b/>
                <w:sz w:val="24"/>
              </w:rPr>
              <w:t xml:space="preserve">RISK</w:t>
            </w:r>
            <w:r>
              <w:rPr>
                <w:rFonts w:ascii="Arial"/>
                <w:b/>
                <w:spacing w:val="-1"/>
                <w:sz w:val="24"/>
              </w:rPr>
              <w:t xml:space="preserve"> </w:t>
            </w:r>
            <w:r>
              <w:rPr>
                <w:rFonts w:ascii="Arial"/>
                <w:b/>
                <w:sz w:val="24"/>
              </w:rPr>
              <w:t xml:space="preserve">RECORD</w:t>
            </w:r>
            <w:r>
              <w:rPr>
                <w:rFonts w:ascii="Arial"/>
                <w:b/>
                <w:sz w:val="24"/>
              </w:rPr>
            </w:r>
            <w:r/>
          </w:p>
        </w:tc>
      </w:tr>
      <w:tr>
        <w:trPr>
          <w:trHeight w:val="414"/>
        </w:trPr>
        <w:tc>
          <w:tcPr>
            <w:tcW w:w="860" w:type="dxa"/>
            <w:textDirection w:val="lrTb"/>
            <w:noWrap w:val="false"/>
          </w:tcPr>
          <w:p>
            <w:pPr>
              <w:pStyle w:val="937"/>
              <w:spacing w:line="273" w:lineRule="exact"/>
              <w:rPr>
                <w:rFonts w:ascii="Arial MT"/>
              </w:rPr>
            </w:pPr>
            <w:r>
              <w:rPr>
                <w:rFonts w:ascii="Arial MT"/>
                <w:sz w:val="24"/>
              </w:rPr>
              <w:t xml:space="preserve">Risk</w:t>
            </w:r>
            <w:r>
              <w:rPr>
                <w:rFonts w:ascii="Arial MT"/>
                <w:spacing w:val="-1"/>
                <w:sz w:val="24"/>
              </w:rPr>
              <w:t xml:space="preserve"> </w:t>
            </w:r>
            <w:r>
              <w:rPr>
                <w:rFonts w:ascii="Arial MT"/>
                <w:sz w:val="24"/>
              </w:rPr>
              <w:t xml:space="preserve">ID</w:t>
            </w:r>
            <w:r>
              <w:rPr>
                <w:rFonts w:ascii="Arial MT"/>
                <w:sz w:val="24"/>
              </w:rPr>
            </w:r>
            <w:r/>
          </w:p>
        </w:tc>
        <w:tc>
          <w:tcPr>
            <w:gridSpan w:val="2"/>
            <w:tcW w:w="1639" w:type="dxa"/>
            <w:textDirection w:val="lrTb"/>
            <w:noWrap w:val="false"/>
          </w:tcPr>
          <w:p>
            <w:pPr>
              <w:pStyle w:val="937"/>
              <w:ind w:left="95"/>
              <w:spacing w:line="273" w:lineRule="exact"/>
              <w:rPr>
                <w:rFonts w:ascii="Arial MT"/>
              </w:rPr>
            </w:pPr>
            <w:r>
              <w:rPr>
                <w:rFonts w:ascii="Arial MT"/>
                <w:sz w:val="24"/>
              </w:rPr>
              <w:t xml:space="preserve">RS2</w:t>
            </w:r>
            <w:r>
              <w:rPr>
                <w:rFonts w:ascii="Arial MT"/>
                <w:sz w:val="24"/>
              </w:rPr>
            </w:r>
            <w:r/>
          </w:p>
        </w:tc>
        <w:tc>
          <w:tcPr>
            <w:gridSpan w:val="2"/>
            <w:tcW w:w="1576" w:type="dxa"/>
            <w:textDirection w:val="lrTb"/>
            <w:noWrap w:val="false"/>
          </w:tcPr>
          <w:p>
            <w:pPr>
              <w:pStyle w:val="937"/>
              <w:ind w:left="98"/>
              <w:spacing w:line="273" w:lineRule="exact"/>
              <w:rPr>
                <w:rFonts w:ascii="Arial MT"/>
              </w:rPr>
            </w:pPr>
            <w:r>
              <w:rPr>
                <w:rFonts w:ascii="Arial MT"/>
                <w:sz w:val="24"/>
              </w:rPr>
              <w:t xml:space="preserve">Risk Title</w:t>
            </w:r>
            <w:r>
              <w:rPr>
                <w:rFonts w:ascii="Arial MT"/>
                <w:sz w:val="24"/>
              </w:rPr>
            </w:r>
            <w:r/>
          </w:p>
        </w:tc>
        <w:tc>
          <w:tcPr>
            <w:gridSpan w:val="3"/>
            <w:tcW w:w="4995" w:type="dxa"/>
            <w:textDirection w:val="lrTb"/>
            <w:noWrap w:val="false"/>
          </w:tcPr>
          <w:p>
            <w:pPr>
              <w:pStyle w:val="937"/>
              <w:spacing w:line="271" w:lineRule="exact"/>
              <w:rPr>
                <w:rFonts w:ascii="Arial MT"/>
              </w:rPr>
            </w:pPr>
            <w:r>
              <w:rPr>
                <w:rFonts w:ascii="Arial MT"/>
                <w:sz w:val="24"/>
              </w:rPr>
              <w:t xml:space="preserve">Time</w:t>
            </w:r>
            <w:r>
              <w:rPr>
                <w:rFonts w:ascii="Arial MT"/>
                <w:spacing w:val="-2"/>
                <w:sz w:val="24"/>
              </w:rPr>
              <w:t xml:space="preserve"> </w:t>
            </w:r>
            <w:r>
              <w:rPr>
                <w:rFonts w:ascii="Arial MT"/>
                <w:sz w:val="24"/>
              </w:rPr>
              <w:t xml:space="preserve">consuming</w:t>
            </w:r>
            <w:r>
              <w:rPr>
                <w:rFonts w:ascii="Arial MT"/>
                <w:sz w:val="24"/>
              </w:rPr>
            </w:r>
            <w:r/>
          </w:p>
        </w:tc>
      </w:tr>
      <w:tr>
        <w:trPr>
          <w:trHeight w:val="1242"/>
        </w:trPr>
        <w:tc>
          <w:tcPr>
            <w:tcW w:w="860" w:type="dxa"/>
            <w:textDirection w:val="lrTb"/>
            <w:noWrap w:val="false"/>
          </w:tcPr>
          <w:p>
            <w:pPr>
              <w:pStyle w:val="937"/>
              <w:spacing w:line="273" w:lineRule="exact"/>
              <w:rPr>
                <w:rFonts w:ascii="Arial MT"/>
              </w:rPr>
            </w:pPr>
            <w:r>
              <w:rPr>
                <w:rFonts w:ascii="Arial MT"/>
                <w:sz w:val="24"/>
              </w:rPr>
              <w:t xml:space="preserve">Owner</w:t>
            </w:r>
            <w:r>
              <w:rPr>
                <w:rFonts w:ascii="Arial MT"/>
                <w:sz w:val="24"/>
              </w:rPr>
            </w:r>
            <w:r/>
          </w:p>
        </w:tc>
        <w:tc>
          <w:tcPr>
            <w:gridSpan w:val="2"/>
            <w:tcW w:w="1639" w:type="dxa"/>
            <w:textDirection w:val="lrTb"/>
            <w:noWrap w:val="false"/>
          </w:tcPr>
          <w:p>
            <w:pPr>
              <w:pStyle w:val="937"/>
              <w:ind w:left="95"/>
              <w:spacing w:line="273" w:lineRule="exact"/>
              <w:rPr>
                <w:rFonts w:ascii="Arial MT"/>
              </w:rPr>
            </w:pPr>
            <w:r>
              <w:rPr>
                <w:rFonts w:ascii="Arial MT"/>
                <w:sz w:val="24"/>
              </w:rPr>
              <w:t xml:space="preserve">Un</w:t>
            </w:r>
            <w:r>
              <w:rPr>
                <w:rFonts w:ascii="Arial MT"/>
                <w:sz w:val="24"/>
              </w:rPr>
            </w:r>
            <w:r/>
          </w:p>
          <w:p>
            <w:pPr>
              <w:pStyle w:val="937"/>
              <w:ind w:left="95" w:right="186"/>
              <w:spacing w:before="5" w:line="410" w:lineRule="atLeast"/>
              <w:rPr>
                <w:rFonts w:ascii="Arial MT"/>
              </w:rPr>
            </w:pPr>
            <w:r>
              <w:rPr>
                <w:rFonts w:ascii="Arial MT"/>
                <w:sz w:val="24"/>
              </w:rPr>
              <w:t xml:space="preserve">experienced</w:t>
            </w:r>
            <w:r>
              <w:rPr>
                <w:rFonts w:ascii="Arial MT"/>
                <w:spacing w:val="-64"/>
                <w:sz w:val="24"/>
              </w:rPr>
              <w:t xml:space="preserve"> </w:t>
            </w:r>
            <w:r>
              <w:rPr>
                <w:rFonts w:ascii="Arial MT"/>
                <w:sz w:val="24"/>
              </w:rPr>
              <w:t xml:space="preserve">person</w:t>
            </w:r>
            <w:r>
              <w:rPr>
                <w:rFonts w:ascii="Arial MT"/>
                <w:sz w:val="24"/>
              </w:rPr>
            </w:r>
            <w:r/>
          </w:p>
        </w:tc>
        <w:tc>
          <w:tcPr>
            <w:gridSpan w:val="2"/>
            <w:tcW w:w="1576" w:type="dxa"/>
            <w:textDirection w:val="lrTb"/>
            <w:noWrap w:val="false"/>
          </w:tcPr>
          <w:p>
            <w:pPr>
              <w:pStyle w:val="937"/>
              <w:ind w:left="98"/>
              <w:spacing w:line="273" w:lineRule="exact"/>
              <w:rPr>
                <w:rFonts w:ascii="Arial MT"/>
              </w:rPr>
            </w:pPr>
            <w:r>
              <w:rPr>
                <w:rFonts w:ascii="Arial MT"/>
                <w:sz w:val="24"/>
              </w:rPr>
              <w:t xml:space="preserve">Status</w:t>
            </w:r>
            <w:r>
              <w:rPr>
                <w:rFonts w:ascii="Arial MT"/>
                <w:sz w:val="24"/>
              </w:rPr>
            </w:r>
            <w:r/>
          </w:p>
        </w:tc>
        <w:tc>
          <w:tcPr>
            <w:gridSpan w:val="3"/>
            <w:tcW w:w="4995" w:type="dxa"/>
            <w:textDirection w:val="lrTb"/>
            <w:noWrap w:val="false"/>
          </w:tcPr>
          <w:p>
            <w:pPr>
              <w:pStyle w:val="937"/>
              <w:spacing w:line="273" w:lineRule="exact"/>
              <w:rPr>
                <w:rFonts w:ascii="Arial MT"/>
              </w:rPr>
            </w:pPr>
            <w:r>
              <w:rPr>
                <w:rFonts w:ascii="Arial MT"/>
                <w:sz w:val="24"/>
              </w:rPr>
              <w:t xml:space="preserve">Potential</w:t>
            </w:r>
            <w:r>
              <w:rPr>
                <w:rFonts w:ascii="Arial MT"/>
                <w:sz w:val="24"/>
              </w:rPr>
            </w:r>
            <w:r/>
          </w:p>
        </w:tc>
      </w:tr>
      <w:tr>
        <w:trPr>
          <w:trHeight w:val="826"/>
        </w:trPr>
        <w:tc>
          <w:tcPr>
            <w:gridSpan w:val="8"/>
            <w:tcW w:w="9071" w:type="dxa"/>
            <w:textDirection w:val="lrTb"/>
            <w:noWrap w:val="false"/>
          </w:tcPr>
          <w:p>
            <w:pPr>
              <w:pStyle w:val="937"/>
              <w:ind w:right="89"/>
              <w:tabs>
                <w:tab w:val="left" w:pos="3004" w:leader="none"/>
              </w:tabs>
              <w:rPr>
                <w:rFonts w:ascii="Arial MT"/>
              </w:rPr>
            </w:pPr>
            <w:r>
              <w:rPr>
                <w:rFonts w:ascii="Arial MT"/>
                <w:sz w:val="24"/>
                <w:highlight w:val="none"/>
              </w:rPr>
            </w:r>
            <w:r>
              <w:rPr>
                <w:rFonts w:ascii="Arial MT"/>
                <w:sz w:val="24"/>
                <w:highlight w:val="none"/>
              </w:rPr>
            </w:r>
          </w:p>
          <w:p>
            <w:pPr>
              <w:pStyle w:val="937"/>
              <w:ind w:right="89"/>
              <w:tabs>
                <w:tab w:val="left" w:pos="3004" w:leader="none"/>
              </w:tabs>
              <w:rPr>
                <w:rFonts w:ascii="Arial MT"/>
                <w:sz w:val="24"/>
                <w:highlight w:val="none"/>
              </w:rPr>
            </w:pPr>
            <w:r>
              <w:rPr>
                <w:rFonts w:ascii="Arial"/>
                <w:b/>
                <w:sz w:val="24"/>
              </w:rPr>
              <w:t xml:space="preserve">Risk</w:t>
            </w:r>
            <w:r>
              <w:rPr>
                <w:rFonts w:ascii="Arial"/>
                <w:b/>
                <w:spacing w:val="6"/>
                <w:sz w:val="24"/>
              </w:rPr>
              <w:t xml:space="preserve"> </w:t>
            </w:r>
            <w:r>
              <w:rPr>
                <w:rFonts w:ascii="Arial"/>
                <w:b/>
                <w:sz w:val="24"/>
              </w:rPr>
              <w:t xml:space="preserve">Description:</w:t>
            </w:r>
            <w:r>
              <w:rPr>
                <w:rFonts w:ascii="Arial"/>
                <w:b/>
                <w:spacing w:val="9"/>
                <w:sz w:val="24"/>
              </w:rPr>
              <w:t xml:space="preserve"> </w:t>
            </w:r>
            <w:r>
              <w:rPr>
                <w:rFonts w:ascii="Arial MT"/>
                <w:sz w:val="24"/>
              </w:rPr>
              <w:t xml:space="preserve">Users</w:t>
              <w:tab/>
              <w:t xml:space="preserve">has</w:t>
            </w:r>
            <w:r>
              <w:rPr>
                <w:rFonts w:ascii="Arial MT"/>
                <w:spacing w:val="5"/>
                <w:sz w:val="24"/>
              </w:rPr>
              <w:t xml:space="preserve"> </w:t>
            </w:r>
            <w:r>
              <w:rPr>
                <w:rFonts w:ascii="Arial MT"/>
                <w:sz w:val="24"/>
              </w:rPr>
              <w:t xml:space="preserve">not</w:t>
            </w:r>
            <w:r>
              <w:rPr>
                <w:rFonts w:ascii="Arial MT"/>
                <w:spacing w:val="4"/>
                <w:sz w:val="24"/>
              </w:rPr>
              <w:t xml:space="preserve"> </w:t>
            </w:r>
            <w:r>
              <w:rPr>
                <w:rFonts w:ascii="Arial MT"/>
                <w:sz w:val="24"/>
              </w:rPr>
              <w:t xml:space="preserve">experienced</w:t>
            </w:r>
            <w:r>
              <w:rPr>
                <w:rFonts w:ascii="Arial MT"/>
                <w:spacing w:val="6"/>
                <w:sz w:val="24"/>
              </w:rPr>
              <w:t xml:space="preserve"> </w:t>
            </w:r>
            <w:r>
              <w:rPr>
                <w:rFonts w:ascii="Arial MT"/>
                <w:sz w:val="24"/>
              </w:rPr>
              <w:t xml:space="preserve">to</w:t>
            </w:r>
            <w:r>
              <w:rPr>
                <w:rFonts w:ascii="Arial MT"/>
                <w:spacing w:val="5"/>
                <w:sz w:val="24"/>
              </w:rPr>
              <w:t xml:space="preserve"> </w:t>
            </w:r>
            <w:r>
              <w:rPr>
                <w:rFonts w:ascii="Arial MT"/>
                <w:sz w:val="24"/>
              </w:rPr>
              <w:t xml:space="preserve">consider</w:t>
            </w:r>
            <w:r>
              <w:rPr>
                <w:rFonts w:ascii="Arial MT"/>
                <w:spacing w:val="3"/>
                <w:sz w:val="24"/>
              </w:rPr>
              <w:t xml:space="preserve"> </w:t>
            </w:r>
            <w:r>
              <w:rPr>
                <w:rFonts w:ascii="Arial MT"/>
                <w:sz w:val="24"/>
              </w:rPr>
              <w:t xml:space="preserve">all</w:t>
            </w:r>
            <w:r>
              <w:rPr>
                <w:rFonts w:ascii="Arial MT"/>
                <w:spacing w:val="4"/>
                <w:sz w:val="24"/>
              </w:rPr>
              <w:t xml:space="preserve"> </w:t>
            </w:r>
            <w:r>
              <w:rPr>
                <w:rFonts w:ascii="Arial MT"/>
                <w:sz w:val="24"/>
              </w:rPr>
              <w:t xml:space="preserve">aspects</w:t>
            </w:r>
            <w:r>
              <w:rPr>
                <w:rFonts w:ascii="Arial MT"/>
                <w:spacing w:val="4"/>
                <w:sz w:val="24"/>
              </w:rPr>
              <w:t xml:space="preserve"> </w:t>
            </w:r>
            <w:r>
              <w:rPr>
                <w:rFonts w:ascii="Arial MT"/>
                <w:sz w:val="24"/>
              </w:rPr>
              <w:t xml:space="preserve">of</w:t>
            </w:r>
            <w:r>
              <w:rPr>
                <w:rFonts w:ascii="Arial MT"/>
                <w:spacing w:val="7"/>
                <w:sz w:val="24"/>
              </w:rPr>
              <w:t xml:space="preserve"> </w:t>
            </w:r>
            <w:r>
              <w:rPr>
                <w:rFonts w:ascii="Arial MT"/>
                <w:sz w:val="24"/>
              </w:rPr>
              <w:t xml:space="preserve">whole</w:t>
            </w:r>
            <w:r>
              <w:rPr>
                <w:rFonts w:ascii="Arial MT"/>
                <w:spacing w:val="-63"/>
                <w:sz w:val="24"/>
              </w:rPr>
              <w:t xml:space="preserve"> </w:t>
            </w:r>
            <w:r>
              <w:rPr>
                <w:rFonts w:ascii="Arial MT"/>
                <w:sz w:val="24"/>
              </w:rPr>
              <w:t xml:space="preserve">system,</w:t>
            </w:r>
            <w:r>
              <w:rPr>
                <w:rFonts w:ascii="Arial MT"/>
                <w:spacing w:val="39"/>
                <w:sz w:val="24"/>
              </w:rPr>
              <w:t xml:space="preserve"> </w:t>
            </w:r>
            <w:r>
              <w:rPr>
                <w:rFonts w:ascii="Arial MT"/>
                <w:sz w:val="24"/>
              </w:rPr>
              <w:t xml:space="preserve">due</w:t>
            </w:r>
            <w:r>
              <w:rPr>
                <w:rFonts w:ascii="Arial MT"/>
                <w:spacing w:val="40"/>
                <w:sz w:val="24"/>
              </w:rPr>
              <w:t xml:space="preserve"> </w:t>
            </w:r>
            <w:r>
              <w:rPr>
                <w:rFonts w:ascii="Arial MT"/>
                <w:sz w:val="24"/>
              </w:rPr>
              <w:t xml:space="preserve">to</w:t>
            </w:r>
            <w:r>
              <w:rPr>
                <w:rFonts w:ascii="Arial MT"/>
                <w:spacing w:val="41"/>
                <w:sz w:val="24"/>
              </w:rPr>
              <w:t xml:space="preserve"> </w:t>
            </w:r>
            <w:r>
              <w:rPr>
                <w:rFonts w:ascii="Arial MT"/>
                <w:sz w:val="24"/>
              </w:rPr>
              <w:t xml:space="preserve">this</w:t>
            </w:r>
            <w:r>
              <w:rPr>
                <w:rFonts w:ascii="Arial MT"/>
                <w:spacing w:val="38"/>
                <w:sz w:val="24"/>
              </w:rPr>
              <w:t xml:space="preserve"> </w:t>
            </w:r>
            <w:r>
              <w:rPr>
                <w:rFonts w:ascii="Arial MT"/>
                <w:sz w:val="24"/>
              </w:rPr>
              <w:t xml:space="preserve">risk</w:t>
            </w:r>
            <w:r>
              <w:rPr>
                <w:rFonts w:ascii="Arial MT"/>
                <w:spacing w:val="40"/>
                <w:sz w:val="24"/>
              </w:rPr>
              <w:t xml:space="preserve"> </w:t>
            </w:r>
            <w:r>
              <w:rPr>
                <w:rFonts w:ascii="Arial MT"/>
                <w:sz w:val="24"/>
              </w:rPr>
              <w:t xml:space="preserve">more</w:t>
            </w:r>
            <w:r>
              <w:rPr>
                <w:rFonts w:ascii="Arial MT"/>
                <w:spacing w:val="39"/>
                <w:sz w:val="24"/>
              </w:rPr>
              <w:t xml:space="preserve"> </w:t>
            </w:r>
            <w:r>
              <w:rPr>
                <w:rFonts w:ascii="Arial MT"/>
                <w:sz w:val="24"/>
              </w:rPr>
              <w:t xml:space="preserve">time</w:t>
            </w:r>
            <w:r>
              <w:rPr>
                <w:rFonts w:ascii="Arial MT"/>
                <w:spacing w:val="40"/>
                <w:sz w:val="24"/>
              </w:rPr>
              <w:t xml:space="preserve"> </w:t>
            </w:r>
            <w:r>
              <w:rPr>
                <w:rFonts w:ascii="Arial MT"/>
                <w:sz w:val="24"/>
              </w:rPr>
              <w:t xml:space="preserve">is</w:t>
            </w:r>
            <w:r>
              <w:rPr>
                <w:rFonts w:ascii="Arial MT"/>
                <w:spacing w:val="39"/>
                <w:sz w:val="24"/>
              </w:rPr>
              <w:t xml:space="preserve"> </w:t>
            </w:r>
            <w:r>
              <w:rPr>
                <w:rFonts w:ascii="Arial MT"/>
                <w:sz w:val="24"/>
              </w:rPr>
              <w:t xml:space="preserve">spend</w:t>
            </w:r>
            <w:r>
              <w:rPr>
                <w:rFonts w:ascii="Arial MT"/>
                <w:spacing w:val="40"/>
                <w:sz w:val="24"/>
              </w:rPr>
              <w:t xml:space="preserve"> </w:t>
            </w:r>
            <w:r>
              <w:rPr>
                <w:rFonts w:ascii="Arial MT"/>
                <w:sz w:val="24"/>
              </w:rPr>
              <w:t xml:space="preserve">on</w:t>
            </w:r>
            <w:r>
              <w:rPr>
                <w:rFonts w:ascii="Arial MT"/>
                <w:spacing w:val="41"/>
                <w:sz w:val="24"/>
              </w:rPr>
              <w:t xml:space="preserve"> </w:t>
            </w:r>
            <w:r>
              <w:rPr>
                <w:rFonts w:ascii="Arial MT"/>
                <w:sz w:val="24"/>
              </w:rPr>
              <w:t xml:space="preserve">this</w:t>
            </w:r>
            <w:r>
              <w:rPr>
                <w:rFonts w:ascii="Arial MT"/>
                <w:spacing w:val="38"/>
                <w:sz w:val="24"/>
              </w:rPr>
              <w:t xml:space="preserve"> </w:t>
            </w:r>
            <w:r>
              <w:rPr>
                <w:rFonts w:ascii="Arial MT"/>
                <w:sz w:val="24"/>
              </w:rPr>
              <w:t xml:space="preserve">process</w:t>
            </w:r>
            <w:r>
              <w:rPr>
                <w:rFonts w:ascii="Arial MT"/>
                <w:spacing w:val="40"/>
                <w:sz w:val="24"/>
              </w:rPr>
              <w:t xml:space="preserve"> </w:t>
            </w:r>
            <w:r>
              <w:rPr>
                <w:rFonts w:ascii="Arial MT"/>
                <w:sz w:val="24"/>
              </w:rPr>
              <w:t xml:space="preserve">such</w:t>
            </w:r>
            <w:r>
              <w:rPr>
                <w:rFonts w:ascii="Arial MT"/>
                <w:spacing w:val="40"/>
                <w:sz w:val="24"/>
              </w:rPr>
              <w:t xml:space="preserve"> </w:t>
            </w:r>
            <w:r>
              <w:rPr>
                <w:rFonts w:ascii="Arial MT"/>
                <w:sz w:val="24"/>
              </w:rPr>
              <w:t xml:space="preserve">as</w:t>
            </w:r>
            <w:r>
              <w:rPr>
                <w:rFonts w:ascii="Arial MT"/>
                <w:spacing w:val="39"/>
                <w:sz w:val="24"/>
              </w:rPr>
              <w:t xml:space="preserve"> </w:t>
            </w:r>
            <w:r>
              <w:rPr>
                <w:rFonts w:ascii="Arial MT"/>
                <w:sz w:val="24"/>
              </w:rPr>
              <w:t xml:space="preserve">making</w:t>
            </w:r>
            <w:r>
              <w:rPr>
                <w:rFonts w:ascii="Arial MT"/>
                <w:sz w:val="24"/>
              </w:rPr>
            </w:r>
            <w:r/>
          </w:p>
          <w:p>
            <w:pPr>
              <w:pStyle w:val="937"/>
              <w:spacing w:line="260" w:lineRule="exact"/>
              <w:rPr>
                <w:rFonts w:ascii="Arial MT"/>
                <w:sz w:val="24"/>
                <w:highlight w:val="none"/>
              </w:rPr>
            </w:pPr>
            <w:r>
              <w:rPr>
                <w:rFonts w:ascii="Arial MT"/>
                <w:sz w:val="24"/>
              </w:rPr>
              <w:t xml:space="preserve">different</w:t>
            </w:r>
            <w:r>
              <w:rPr>
                <w:rFonts w:ascii="Arial MT"/>
                <w:spacing w:val="-3"/>
                <w:sz w:val="24"/>
              </w:rPr>
              <w:t xml:space="preserve"> </w:t>
            </w:r>
            <w:r>
              <w:rPr>
                <w:rFonts w:ascii="Arial MT"/>
                <w:sz w:val="24"/>
              </w:rPr>
              <w:t xml:space="preserve">type</w:t>
            </w:r>
            <w:r>
              <w:rPr>
                <w:rFonts w:ascii="Arial MT"/>
                <w:spacing w:val="-2"/>
                <w:sz w:val="24"/>
              </w:rPr>
              <w:t xml:space="preserve"> </w:t>
            </w:r>
            <w:r>
              <w:rPr>
                <w:rFonts w:ascii="Arial MT"/>
                <w:sz w:val="24"/>
              </w:rPr>
              <w:t xml:space="preserve">of</w:t>
            </w:r>
            <w:r>
              <w:rPr>
                <w:rFonts w:ascii="Arial MT"/>
                <w:spacing w:val="-2"/>
                <w:sz w:val="24"/>
              </w:rPr>
              <w:t xml:space="preserve"> </w:t>
            </w:r>
            <w:r>
              <w:rPr>
                <w:rFonts w:ascii="Arial MT"/>
                <w:sz w:val="24"/>
              </w:rPr>
              <w:t xml:space="preserve">reports.</w:t>
            </w:r>
            <w:r>
              <w:rPr>
                <w:rFonts w:ascii="Arial MT"/>
                <w:sz w:val="24"/>
              </w:rPr>
            </w:r>
            <w:r/>
          </w:p>
          <w:p>
            <w:pPr>
              <w:pStyle w:val="937"/>
              <w:spacing w:line="260" w:lineRule="exact"/>
              <w:rPr>
                <w:rFonts w:ascii="Arial MT"/>
              </w:rPr>
            </w:pPr>
            <w:r>
              <w:rPr>
                <w:rFonts w:ascii="Arial MT"/>
                <w:sz w:val="24"/>
                <w:highlight w:val="none"/>
              </w:rPr>
            </w:r>
            <w:r>
              <w:rPr>
                <w:rFonts w:ascii="Arial MT"/>
                <w:sz w:val="24"/>
                <w:highlight w:val="none"/>
              </w:rPr>
            </w:r>
          </w:p>
        </w:tc>
      </w:tr>
      <w:tr>
        <w:trPr>
          <w:trHeight w:val="553"/>
        </w:trPr>
        <w:tc>
          <w:tcPr>
            <w:gridSpan w:val="8"/>
            <w:tcW w:w="9071" w:type="dxa"/>
            <w:textDirection w:val="lrTb"/>
            <w:noWrap w:val="false"/>
          </w:tcPr>
          <w:p>
            <w:pPr>
              <w:pStyle w:val="937"/>
              <w:ind w:right="84"/>
              <w:spacing w:line="276" w:lineRule="exact"/>
              <w:rPr>
                <w:rFonts w:ascii="Arial MT"/>
                <w:sz w:val="24"/>
                <w:highlight w:val="none"/>
              </w:rPr>
            </w:pPr>
            <w:r>
              <w:rPr>
                <w:rFonts w:ascii="Arial MT"/>
                <w:sz w:val="24"/>
                <w:highlight w:val="none"/>
              </w:rPr>
            </w:r>
            <w:r>
              <w:rPr>
                <w:rFonts w:ascii="Arial MT"/>
                <w:sz w:val="24"/>
                <w:highlight w:val="none"/>
              </w:rPr>
            </w:r>
          </w:p>
          <w:p>
            <w:pPr>
              <w:pStyle w:val="937"/>
              <w:ind w:right="84"/>
              <w:spacing w:line="276" w:lineRule="exact"/>
              <w:rPr>
                <w:rFonts w:ascii="Arial MT"/>
                <w:sz w:val="24"/>
                <w:highlight w:val="none"/>
              </w:rPr>
            </w:pPr>
            <w:r>
              <w:rPr>
                <w:rFonts w:ascii="Arial"/>
                <w:b/>
                <w:sz w:val="24"/>
              </w:rPr>
              <w:t xml:space="preserve">Impact</w:t>
            </w:r>
            <w:r>
              <w:rPr>
                <w:rFonts w:ascii="Arial"/>
                <w:b/>
                <w:spacing w:val="24"/>
                <w:sz w:val="24"/>
              </w:rPr>
              <w:t xml:space="preserve"> </w:t>
            </w:r>
            <w:r>
              <w:rPr>
                <w:rFonts w:ascii="Arial"/>
                <w:b/>
                <w:sz w:val="24"/>
              </w:rPr>
              <w:t xml:space="preserve">Description:</w:t>
            </w:r>
            <w:r>
              <w:rPr>
                <w:rFonts w:ascii="Arial"/>
                <w:b/>
                <w:spacing w:val="24"/>
                <w:sz w:val="24"/>
              </w:rPr>
              <w:t xml:space="preserve"> </w:t>
            </w:r>
            <w:r>
              <w:rPr>
                <w:rFonts w:ascii="Arial MT"/>
                <w:sz w:val="24"/>
              </w:rPr>
              <w:t xml:space="preserve">Much</w:t>
            </w:r>
            <w:r>
              <w:rPr>
                <w:rFonts w:ascii="Arial MT"/>
                <w:spacing w:val="26"/>
                <w:sz w:val="24"/>
              </w:rPr>
              <w:t xml:space="preserve"> </w:t>
            </w:r>
            <w:r>
              <w:rPr>
                <w:rFonts w:ascii="Arial MT"/>
                <w:sz w:val="24"/>
              </w:rPr>
              <w:t xml:space="preserve">waste</w:t>
            </w:r>
            <w:r>
              <w:rPr>
                <w:rFonts w:ascii="Arial MT"/>
                <w:spacing w:val="26"/>
                <w:sz w:val="24"/>
              </w:rPr>
              <w:t xml:space="preserve"> </w:t>
            </w:r>
            <w:r>
              <w:rPr>
                <w:rFonts w:ascii="Arial MT"/>
                <w:sz w:val="24"/>
              </w:rPr>
              <w:t xml:space="preserve">of</w:t>
            </w:r>
            <w:r>
              <w:rPr>
                <w:rFonts w:ascii="Arial MT"/>
                <w:spacing w:val="26"/>
                <w:sz w:val="24"/>
              </w:rPr>
              <w:t xml:space="preserve"> </w:t>
            </w:r>
            <w:r>
              <w:rPr>
                <w:rFonts w:ascii="Arial MT"/>
                <w:sz w:val="24"/>
              </w:rPr>
              <w:t xml:space="preserve">time</w:t>
            </w:r>
            <w:r>
              <w:rPr>
                <w:rFonts w:ascii="Arial MT"/>
                <w:spacing w:val="26"/>
                <w:sz w:val="24"/>
              </w:rPr>
              <w:t xml:space="preserve"> </w:t>
            </w:r>
            <w:r>
              <w:rPr>
                <w:rFonts w:ascii="Arial MT"/>
                <w:sz w:val="24"/>
              </w:rPr>
              <w:t xml:space="preserve">will</w:t>
            </w:r>
            <w:r>
              <w:rPr>
                <w:rFonts w:ascii="Arial MT"/>
                <w:spacing w:val="26"/>
                <w:sz w:val="24"/>
              </w:rPr>
              <w:t xml:space="preserve"> </w:t>
            </w:r>
            <w:r>
              <w:rPr>
                <w:rFonts w:ascii="Arial MT"/>
                <w:sz w:val="24"/>
              </w:rPr>
              <w:t xml:space="preserve">lead</w:t>
            </w:r>
            <w:r>
              <w:rPr>
                <w:rFonts w:ascii="Arial MT"/>
                <w:spacing w:val="26"/>
                <w:sz w:val="24"/>
              </w:rPr>
              <w:t xml:space="preserve"> </w:t>
            </w:r>
            <w:r>
              <w:rPr>
                <w:rFonts w:ascii="Arial MT"/>
                <w:sz w:val="24"/>
              </w:rPr>
              <w:t xml:space="preserve">us</w:t>
            </w:r>
            <w:r>
              <w:rPr>
                <w:rFonts w:ascii="Arial MT"/>
                <w:spacing w:val="23"/>
                <w:sz w:val="24"/>
              </w:rPr>
              <w:t xml:space="preserve"> </w:t>
            </w:r>
            <w:r>
              <w:rPr>
                <w:rFonts w:ascii="Arial MT"/>
                <w:sz w:val="24"/>
              </w:rPr>
              <w:t xml:space="preserve">to</w:t>
            </w:r>
            <w:r>
              <w:rPr>
                <w:rFonts w:ascii="Arial MT"/>
                <w:spacing w:val="24"/>
                <w:sz w:val="24"/>
              </w:rPr>
              <w:t xml:space="preserve"> </w:t>
            </w:r>
            <w:r>
              <w:rPr>
                <w:rFonts w:ascii="Arial MT"/>
                <w:sz w:val="24"/>
              </w:rPr>
              <w:t xml:space="preserve">more</w:t>
            </w:r>
            <w:r>
              <w:rPr>
                <w:rFonts w:ascii="Arial MT"/>
                <w:spacing w:val="23"/>
                <w:sz w:val="24"/>
              </w:rPr>
              <w:t xml:space="preserve"> </w:t>
            </w:r>
            <w:r>
              <w:rPr>
                <w:rFonts w:ascii="Arial MT"/>
                <w:sz w:val="24"/>
              </w:rPr>
              <w:t xml:space="preserve">issues</w:t>
            </w:r>
            <w:r>
              <w:rPr>
                <w:rFonts w:ascii="Arial MT"/>
                <w:spacing w:val="26"/>
                <w:sz w:val="24"/>
              </w:rPr>
              <w:t xml:space="preserve"> </w:t>
            </w:r>
            <w:r>
              <w:rPr>
                <w:rFonts w:ascii="Arial MT"/>
                <w:sz w:val="24"/>
              </w:rPr>
              <w:t xml:space="preserve">in</w:t>
            </w:r>
            <w:r>
              <w:rPr>
                <w:rFonts w:ascii="Arial MT"/>
                <w:spacing w:val="26"/>
                <w:sz w:val="24"/>
              </w:rPr>
              <w:t xml:space="preserve"> </w:t>
            </w:r>
            <w:r>
              <w:rPr>
                <w:rFonts w:ascii="Arial MT"/>
                <w:sz w:val="24"/>
              </w:rPr>
              <w:t xml:space="preserve">whole</w:t>
            </w:r>
            <w:r>
              <w:rPr>
                <w:rFonts w:ascii="Arial MT"/>
                <w:spacing w:val="-64"/>
                <w:sz w:val="24"/>
              </w:rPr>
              <w:t xml:space="preserve"> </w:t>
            </w:r>
            <w:r>
              <w:rPr>
                <w:rFonts w:ascii="Arial MT"/>
                <w:sz w:val="24"/>
              </w:rPr>
              <w:t xml:space="preserve">process.</w:t>
            </w:r>
            <w:r>
              <w:rPr>
                <w:rFonts w:ascii="Arial MT"/>
                <w:spacing w:val="-1"/>
                <w:sz w:val="24"/>
              </w:rPr>
              <w:t xml:space="preserve"> </w:t>
            </w:r>
            <w:r>
              <w:rPr>
                <w:rFonts w:ascii="Arial MT"/>
                <w:sz w:val="24"/>
              </w:rPr>
              <w:t xml:space="preserve">Dissatisfaction of</w:t>
            </w:r>
            <w:r>
              <w:rPr>
                <w:rFonts w:ascii="Arial MT"/>
                <w:spacing w:val="2"/>
                <w:sz w:val="24"/>
              </w:rPr>
              <w:t xml:space="preserve"> </w:t>
            </w:r>
            <w:r>
              <w:rPr>
                <w:rFonts w:ascii="Arial MT"/>
                <w:sz w:val="24"/>
              </w:rPr>
              <w:t xml:space="preserve">client,</w:t>
            </w:r>
            <w:r>
              <w:rPr>
                <w:rFonts w:ascii="Arial MT"/>
                <w:spacing w:val="-1"/>
                <w:sz w:val="24"/>
              </w:rPr>
              <w:t xml:space="preserve"> </w:t>
            </w:r>
            <w:r>
              <w:rPr>
                <w:rFonts w:ascii="Arial MT"/>
                <w:sz w:val="24"/>
              </w:rPr>
              <w:t xml:space="preserve">lack of interest</w:t>
            </w:r>
            <w:r>
              <w:rPr>
                <w:rFonts w:ascii="Arial MT"/>
                <w:spacing w:val="66"/>
                <w:sz w:val="24"/>
              </w:rPr>
              <w:t xml:space="preserve"> </w:t>
            </w:r>
            <w:r>
              <w:rPr>
                <w:rFonts w:ascii="Arial MT"/>
                <w:sz w:val="24"/>
              </w:rPr>
              <w:t xml:space="preserve">.</w:t>
            </w:r>
            <w:r>
              <w:rPr>
                <w:rFonts w:ascii="Arial MT"/>
                <w:sz w:val="24"/>
              </w:rPr>
            </w:r>
            <w:r/>
          </w:p>
          <w:p>
            <w:pPr>
              <w:pStyle w:val="937"/>
              <w:ind w:right="84"/>
              <w:spacing w:line="276" w:lineRule="exact"/>
              <w:rPr>
                <w:rFonts w:ascii="Arial MT"/>
              </w:rPr>
            </w:pPr>
            <w:r>
              <w:rPr>
                <w:rFonts w:ascii="Arial MT"/>
                <w:sz w:val="24"/>
                <w:highlight w:val="none"/>
              </w:rPr>
            </w:r>
            <w:r>
              <w:rPr>
                <w:rFonts w:ascii="Arial MT"/>
                <w:sz w:val="24"/>
                <w:highlight w:val="none"/>
              </w:rPr>
            </w:r>
          </w:p>
        </w:tc>
      </w:tr>
      <w:tr>
        <w:trPr>
          <w:trHeight w:val="274"/>
        </w:trPr>
        <w:tc>
          <w:tcPr>
            <w:gridSpan w:val="8"/>
            <w:tcW w:w="9071" w:type="dxa"/>
            <w:textDirection w:val="lrTb"/>
            <w:noWrap w:val="false"/>
          </w:tcPr>
          <w:p>
            <w:pPr>
              <w:pStyle w:val="937"/>
              <w:spacing w:line="255" w:lineRule="exact"/>
              <w:rPr>
                <w:rFonts w:ascii="Arial"/>
              </w:rPr>
            </w:pPr>
            <w:r>
              <w:rPr>
                <w:rFonts w:ascii="Arial"/>
                <w:b/>
                <w:sz w:val="24"/>
              </w:rPr>
              <w:t xml:space="preserve">Probability/Impact</w:t>
            </w:r>
            <w:r>
              <w:rPr>
                <w:rFonts w:ascii="Arial"/>
                <w:b/>
                <w:spacing w:val="-4"/>
                <w:sz w:val="24"/>
              </w:rPr>
              <w:t xml:space="preserve"> </w:t>
            </w:r>
            <w:r>
              <w:rPr>
                <w:rFonts w:ascii="Arial"/>
                <w:b/>
                <w:sz w:val="24"/>
              </w:rPr>
              <w:t xml:space="preserve">Value:</w:t>
            </w:r>
            <w:r>
              <w:rPr>
                <w:rFonts w:ascii="Arial"/>
                <w:b/>
                <w:sz w:val="24"/>
              </w:rPr>
            </w:r>
            <w:r/>
          </w:p>
        </w:tc>
      </w:tr>
      <w:tr>
        <w:trPr>
          <w:trHeight w:val="413"/>
        </w:trPr>
        <w:tc>
          <w:tcPr>
            <w:gridSpan w:val="2"/>
            <w:tcW w:w="1784" w:type="dxa"/>
            <w:vMerge w:val="restart"/>
            <w:textDirection w:val="lrTb"/>
            <w:noWrap w:val="false"/>
          </w:tcPr>
          <w:p>
            <w:pPr>
              <w:pStyle w:val="937"/>
              <w:ind w:left="0"/>
            </w:pPr>
            <w:r>
              <w:rPr>
                <w:sz w:val="22"/>
              </w:rPr>
            </w:r>
            <w:r>
              <w:rPr>
                <w:sz w:val="22"/>
              </w:rPr>
            </w:r>
            <w:r/>
          </w:p>
        </w:tc>
        <w:tc>
          <w:tcPr>
            <w:gridSpan w:val="2"/>
            <w:tcW w:w="1936" w:type="dxa"/>
            <w:vMerge w:val="restart"/>
            <w:textDirection w:val="lrTb"/>
            <w:noWrap w:val="false"/>
          </w:tcPr>
          <w:p>
            <w:pPr>
              <w:pStyle w:val="937"/>
              <w:ind w:left="96"/>
              <w:rPr>
                <w:rFonts w:ascii="Arial MT"/>
              </w:rPr>
            </w:pPr>
            <w:r>
              <w:rPr>
                <w:rFonts w:ascii="Arial MT"/>
                <w:sz w:val="24"/>
              </w:rPr>
              <w:t xml:space="preserve">Probability</w:t>
            </w:r>
            <w:r>
              <w:rPr>
                <w:rFonts w:ascii="Arial MT"/>
                <w:sz w:val="24"/>
              </w:rPr>
            </w:r>
            <w:r/>
          </w:p>
        </w:tc>
        <w:tc>
          <w:tcPr>
            <w:gridSpan w:val="4"/>
            <w:tcW w:w="5350" w:type="dxa"/>
            <w:textDirection w:val="lrTb"/>
            <w:noWrap w:val="false"/>
          </w:tcPr>
          <w:p>
            <w:pPr>
              <w:pStyle w:val="937"/>
              <w:ind w:left="1534"/>
              <w:rPr>
                <w:rFonts w:ascii="Arial MT"/>
              </w:rPr>
            </w:pPr>
            <w:r>
              <w:rPr>
                <w:rFonts w:ascii="Arial MT"/>
                <w:sz w:val="24"/>
              </w:rPr>
              <w:t xml:space="preserve">Impact</w:t>
            </w:r>
            <w:r>
              <w:rPr>
                <w:rFonts w:ascii="Arial MT"/>
                <w:sz w:val="24"/>
              </w:rPr>
            </w:r>
            <w:r/>
          </w:p>
        </w:tc>
      </w:tr>
      <w:tr>
        <w:trPr>
          <w:trHeight w:val="414"/>
        </w:trPr>
        <w:tc>
          <w:tcPr>
            <w:gridSpan w:val="2"/>
            <w:tcBorders>
              <w:top w:val="none" w:color="000000" w:sz="4" w:space="0"/>
            </w:tcBorders>
            <w:tcW w:w="1784" w:type="dxa"/>
            <w:vMerge w:val="continue"/>
            <w:textDirection w:val="lrTb"/>
            <w:noWrap w:val="false"/>
          </w:tcPr>
          <w:p>
            <w:r>
              <w:rPr>
                <w:sz w:val="2"/>
                <w:szCs w:val="2"/>
              </w:rPr>
            </w:r>
            <w:r>
              <w:rPr>
                <w:sz w:val="2"/>
                <w:szCs w:val="2"/>
              </w:rPr>
            </w:r>
            <w:r/>
          </w:p>
        </w:tc>
        <w:tc>
          <w:tcPr>
            <w:gridSpan w:val="2"/>
            <w:tcBorders>
              <w:top w:val="none" w:color="000000" w:sz="4" w:space="0"/>
            </w:tcBorders>
            <w:tcW w:w="1936" w:type="dxa"/>
            <w:vMerge w:val="continue"/>
            <w:textDirection w:val="lrTb"/>
            <w:noWrap w:val="false"/>
          </w:tcPr>
          <w:p>
            <w:r>
              <w:rPr>
                <w:sz w:val="2"/>
                <w:szCs w:val="2"/>
              </w:rPr>
            </w:r>
            <w:r>
              <w:rPr>
                <w:sz w:val="2"/>
                <w:szCs w:val="2"/>
              </w:rPr>
            </w:r>
            <w:r/>
          </w:p>
        </w:tc>
        <w:tc>
          <w:tcPr>
            <w:gridSpan w:val="2"/>
            <w:tcW w:w="1435" w:type="dxa"/>
            <w:textDirection w:val="lrTb"/>
            <w:noWrap w:val="false"/>
          </w:tcPr>
          <w:p>
            <w:pPr>
              <w:pStyle w:val="937"/>
              <w:ind w:left="108"/>
              <w:rPr>
                <w:rFonts w:ascii="Arial MT"/>
              </w:rPr>
            </w:pPr>
            <w:r>
              <w:rPr>
                <w:rFonts w:ascii="Arial MT"/>
                <w:sz w:val="24"/>
              </w:rPr>
              <w:t xml:space="preserve">Cost</w:t>
            </w:r>
            <w:r>
              <w:rPr>
                <w:rFonts w:ascii="Arial MT"/>
                <w:sz w:val="24"/>
              </w:rPr>
            </w:r>
            <w:r/>
          </w:p>
        </w:tc>
        <w:tc>
          <w:tcPr>
            <w:tcW w:w="1906" w:type="dxa"/>
            <w:textDirection w:val="lrTb"/>
            <w:noWrap w:val="false"/>
          </w:tcPr>
          <w:p>
            <w:pPr>
              <w:pStyle w:val="937"/>
              <w:ind w:left="99"/>
              <w:rPr>
                <w:rFonts w:ascii="Arial MT"/>
              </w:rPr>
            </w:pPr>
            <w:r>
              <w:rPr>
                <w:rFonts w:ascii="Arial MT"/>
                <w:sz w:val="24"/>
              </w:rPr>
              <w:t xml:space="preserve">Duration</w:t>
            </w:r>
            <w:r>
              <w:rPr>
                <w:rFonts w:ascii="Arial MT"/>
                <w:sz w:val="24"/>
              </w:rPr>
            </w:r>
            <w:r/>
          </w:p>
        </w:tc>
        <w:tc>
          <w:tcPr>
            <w:tcW w:w="2009" w:type="dxa"/>
            <w:textDirection w:val="lrTb"/>
            <w:noWrap w:val="false"/>
          </w:tcPr>
          <w:p>
            <w:pPr>
              <w:pStyle w:val="937"/>
              <w:ind w:left="100"/>
              <w:rPr>
                <w:rFonts w:ascii="Arial MT"/>
              </w:rPr>
            </w:pPr>
            <w:r>
              <w:rPr>
                <w:rFonts w:ascii="Arial MT"/>
                <w:sz w:val="24"/>
              </w:rPr>
              <w:t xml:space="preserve">Quality</w:t>
            </w:r>
            <w:r>
              <w:rPr>
                <w:rFonts w:ascii="Arial MT"/>
                <w:sz w:val="24"/>
              </w:rPr>
            </w:r>
            <w:r/>
          </w:p>
        </w:tc>
      </w:tr>
      <w:tr>
        <w:trPr>
          <w:trHeight w:val="413"/>
        </w:trPr>
        <w:tc>
          <w:tcPr>
            <w:gridSpan w:val="2"/>
            <w:tcW w:w="1784" w:type="dxa"/>
            <w:textDirection w:val="lrTb"/>
            <w:noWrap w:val="false"/>
          </w:tcPr>
          <w:p>
            <w:pPr>
              <w:pStyle w:val="937"/>
              <w:rPr>
                <w:rFonts w:ascii="Arial MT"/>
              </w:rPr>
            </w:pPr>
            <w:r>
              <w:rPr>
                <w:rFonts w:ascii="Arial MT"/>
                <w:sz w:val="24"/>
              </w:rPr>
              <w:t xml:space="preserve">Pre-mitigation</w:t>
            </w:r>
            <w:r>
              <w:rPr>
                <w:rFonts w:ascii="Arial MT"/>
                <w:sz w:val="24"/>
              </w:rPr>
            </w:r>
            <w:r/>
          </w:p>
        </w:tc>
        <w:tc>
          <w:tcPr>
            <w:gridSpan w:val="2"/>
            <w:tcW w:w="1936" w:type="dxa"/>
            <w:textDirection w:val="lrTb"/>
            <w:noWrap w:val="false"/>
          </w:tcPr>
          <w:p>
            <w:pPr>
              <w:pStyle w:val="937"/>
              <w:ind w:left="96"/>
              <w:rPr>
                <w:rFonts w:ascii="Arial MT"/>
              </w:rPr>
            </w:pPr>
            <w:r>
              <w:rPr>
                <w:rFonts w:ascii="Arial MT"/>
                <w:sz w:val="24"/>
              </w:rPr>
              <w:t xml:space="preserve">0.50</w:t>
            </w:r>
            <w:r>
              <w:rPr>
                <w:rFonts w:ascii="Arial MT"/>
                <w:sz w:val="24"/>
              </w:rPr>
            </w:r>
            <w:r/>
          </w:p>
        </w:tc>
        <w:tc>
          <w:tcPr>
            <w:gridSpan w:val="2"/>
            <w:tcW w:w="1435" w:type="dxa"/>
            <w:textDirection w:val="lrTb"/>
            <w:noWrap w:val="false"/>
          </w:tcPr>
          <w:p>
            <w:pPr>
              <w:pStyle w:val="937"/>
              <w:ind w:left="108"/>
              <w:rPr>
                <w:rFonts w:ascii="Arial MT"/>
              </w:rPr>
            </w:pPr>
            <w:r>
              <w:rPr>
                <w:rFonts w:ascii="Arial MT"/>
                <w:sz w:val="24"/>
              </w:rPr>
              <w:t xml:space="preserve">0.20</w:t>
            </w:r>
            <w:r>
              <w:rPr>
                <w:rFonts w:ascii="Arial MT"/>
                <w:sz w:val="24"/>
              </w:rPr>
            </w:r>
            <w:r/>
          </w:p>
        </w:tc>
        <w:tc>
          <w:tcPr>
            <w:tcW w:w="1906" w:type="dxa"/>
            <w:textDirection w:val="lrTb"/>
            <w:noWrap w:val="false"/>
          </w:tcPr>
          <w:p>
            <w:pPr>
              <w:pStyle w:val="937"/>
              <w:ind w:left="99"/>
              <w:rPr>
                <w:rFonts w:ascii="Arial MT"/>
              </w:rPr>
            </w:pPr>
            <w:r>
              <w:rPr>
                <w:rFonts w:ascii="Arial MT"/>
                <w:sz w:val="24"/>
              </w:rPr>
              <w:t xml:space="preserve">0.40</w:t>
            </w:r>
            <w:r>
              <w:rPr>
                <w:rFonts w:ascii="Arial MT"/>
                <w:sz w:val="24"/>
              </w:rPr>
            </w:r>
            <w:r/>
          </w:p>
        </w:tc>
        <w:tc>
          <w:tcPr>
            <w:tcW w:w="2009" w:type="dxa"/>
            <w:textDirection w:val="lrTb"/>
            <w:noWrap w:val="false"/>
          </w:tcPr>
          <w:p>
            <w:pPr>
              <w:pStyle w:val="937"/>
              <w:ind w:left="100"/>
              <w:rPr>
                <w:rFonts w:ascii="Arial MT"/>
              </w:rPr>
            </w:pPr>
            <w:r>
              <w:rPr>
                <w:rFonts w:ascii="Arial MT"/>
                <w:sz w:val="24"/>
              </w:rPr>
              <w:t xml:space="preserve">0.80</w:t>
            </w:r>
            <w:r>
              <w:rPr>
                <w:rFonts w:ascii="Arial MT"/>
                <w:sz w:val="24"/>
              </w:rPr>
            </w:r>
            <w:r/>
          </w:p>
        </w:tc>
      </w:tr>
      <w:tr>
        <w:trPr>
          <w:trHeight w:val="416"/>
        </w:trPr>
        <w:tc>
          <w:tcPr>
            <w:gridSpan w:val="2"/>
            <w:tcW w:w="1784" w:type="dxa"/>
            <w:textDirection w:val="lrTb"/>
            <w:noWrap w:val="false"/>
          </w:tcPr>
          <w:p>
            <w:pPr>
              <w:pStyle w:val="937"/>
              <w:rPr>
                <w:rFonts w:ascii="Arial MT"/>
              </w:rPr>
            </w:pPr>
            <w:r>
              <w:rPr>
                <w:rFonts w:ascii="Arial MT"/>
                <w:sz w:val="24"/>
              </w:rPr>
              <w:t xml:space="preserve">Post-mitigation</w:t>
            </w:r>
            <w:r>
              <w:rPr>
                <w:rFonts w:ascii="Arial MT"/>
                <w:sz w:val="24"/>
              </w:rPr>
            </w:r>
            <w:r/>
          </w:p>
        </w:tc>
        <w:tc>
          <w:tcPr>
            <w:gridSpan w:val="2"/>
            <w:tcW w:w="1936" w:type="dxa"/>
            <w:textDirection w:val="lrTb"/>
            <w:noWrap w:val="false"/>
          </w:tcPr>
          <w:p>
            <w:pPr>
              <w:pStyle w:val="937"/>
              <w:ind w:left="96"/>
              <w:rPr>
                <w:rFonts w:ascii="Arial MT"/>
              </w:rPr>
            </w:pPr>
            <w:r>
              <w:rPr>
                <w:rFonts w:ascii="Arial MT"/>
                <w:sz w:val="24"/>
              </w:rPr>
              <w:t xml:space="preserve">0.70</w:t>
            </w:r>
            <w:r>
              <w:rPr>
                <w:rFonts w:ascii="Arial MT"/>
                <w:sz w:val="24"/>
              </w:rPr>
            </w:r>
            <w:r/>
          </w:p>
        </w:tc>
        <w:tc>
          <w:tcPr>
            <w:gridSpan w:val="2"/>
            <w:tcW w:w="1435" w:type="dxa"/>
            <w:textDirection w:val="lrTb"/>
            <w:noWrap w:val="false"/>
          </w:tcPr>
          <w:p>
            <w:pPr>
              <w:pStyle w:val="937"/>
              <w:ind w:left="108"/>
              <w:rPr>
                <w:rFonts w:ascii="Arial MT"/>
              </w:rPr>
            </w:pPr>
            <w:r>
              <w:rPr>
                <w:rFonts w:ascii="Arial MT"/>
                <w:sz w:val="24"/>
              </w:rPr>
              <w:t xml:space="preserve">0.10</w:t>
            </w:r>
            <w:r>
              <w:rPr>
                <w:rFonts w:ascii="Arial MT"/>
                <w:sz w:val="24"/>
              </w:rPr>
            </w:r>
            <w:r/>
          </w:p>
        </w:tc>
        <w:tc>
          <w:tcPr>
            <w:tcW w:w="1906" w:type="dxa"/>
            <w:textDirection w:val="lrTb"/>
            <w:noWrap w:val="false"/>
          </w:tcPr>
          <w:p>
            <w:pPr>
              <w:pStyle w:val="937"/>
              <w:ind w:left="99"/>
              <w:rPr>
                <w:rFonts w:ascii="Arial MT"/>
              </w:rPr>
            </w:pPr>
            <w:r>
              <w:rPr>
                <w:rFonts w:ascii="Arial MT"/>
                <w:sz w:val="24"/>
              </w:rPr>
              <w:t xml:space="preserve">0.20</w:t>
            </w:r>
            <w:r>
              <w:rPr>
                <w:rFonts w:ascii="Arial MT"/>
                <w:sz w:val="24"/>
              </w:rPr>
            </w:r>
            <w:r/>
          </w:p>
        </w:tc>
        <w:tc>
          <w:tcPr>
            <w:tcW w:w="2009" w:type="dxa"/>
            <w:textDirection w:val="lrTb"/>
            <w:noWrap w:val="false"/>
          </w:tcPr>
          <w:p>
            <w:pPr>
              <w:pStyle w:val="937"/>
              <w:ind w:left="100"/>
              <w:rPr>
                <w:rFonts w:ascii="Arial MT"/>
              </w:rPr>
            </w:pPr>
            <w:r>
              <w:rPr>
                <w:rFonts w:ascii="Arial MT"/>
                <w:sz w:val="24"/>
              </w:rPr>
              <w:t xml:space="preserve">0.40</w:t>
            </w:r>
            <w:r>
              <w:rPr>
                <w:rFonts w:ascii="Arial MT"/>
                <w:sz w:val="24"/>
              </w:rPr>
            </w:r>
            <w:r/>
          </w:p>
        </w:tc>
      </w:tr>
    </w:tbl>
    <w:p>
      <w:pPr>
        <w:pStyle w:val="899"/>
        <w:spacing w:before="8"/>
        <w:rPr>
          <w:rFonts w:ascii="Arial"/>
        </w:rPr>
      </w:pPr>
      <w:r>
        <w:rPr>
          <w:rFonts w:ascii="Arial"/>
          <w:b/>
        </w:rPr>
      </w:r>
      <w:r>
        <w:rPr>
          <w:rFonts w:ascii="Arial"/>
          <w:b/>
        </w:rPr>
      </w:r>
      <w:r/>
    </w:p>
    <w:p>
      <w:pPr>
        <w:pStyle w:val="889"/>
        <w:numPr>
          <w:ilvl w:val="0"/>
          <w:numId w:val="0"/>
        </w:numPr>
        <w:ind w:left="640" w:right="0" w:hanging="357"/>
        <w:jc w:val="left"/>
        <w:spacing w:before="0" w:after="0" w:line="240" w:lineRule="auto"/>
        <w:tabs>
          <w:tab w:val="left" w:pos="641" w:leader="none"/>
          <w:tab w:val="clear" w:pos="864" w:leader="none"/>
        </w:tabs>
        <w:rPr>
          <w:rFonts w:ascii="Arial" w:hAnsi="Arial"/>
        </w:rPr>
      </w:pPr>
      <w:r>
        <w:rPr>
          <w:rFonts w:ascii="Arial" w:hAnsi="Arial"/>
        </w:rPr>
        <w:t xml:space="preserve">Risk</w:t>
      </w:r>
      <w:r>
        <w:rPr>
          <w:rFonts w:ascii="Arial" w:hAnsi="Arial"/>
          <w:spacing w:val="-1"/>
        </w:rPr>
        <w:t xml:space="preserve"> </w:t>
      </w:r>
      <w:r>
        <w:rPr>
          <w:rFonts w:ascii="Arial" w:hAnsi="Arial"/>
        </w:rPr>
        <w:t xml:space="preserve">no 3:</w:t>
      </w:r>
      <w:r>
        <w:rPr>
          <w:rFonts w:ascii="Arial" w:hAnsi="Arial"/>
        </w:rPr>
      </w:r>
      <w:r/>
    </w:p>
    <w:p>
      <w:pPr>
        <w:ind w:left="0" w:right="0" w:firstLine="0"/>
        <w:jc w:val="left"/>
        <w:spacing w:before="101" w:after="0" w:line="240" w:lineRule="auto"/>
        <w:tabs>
          <w:tab w:val="left" w:pos="640" w:leader="none"/>
          <w:tab w:val="left" w:pos="641" w:leader="none"/>
        </w:tabs>
        <w:rPr>
          <w:rFonts w:ascii="Arial" w:hAnsi="Arial"/>
        </w:rPr>
      </w:pPr>
      <w:r>
        <w:rPr>
          <w:rFonts w:ascii="Arial" w:hAnsi="Arial"/>
          <w:b/>
          <w:sz w:val="24"/>
        </w:rPr>
      </w:r>
      <w:r/>
    </w:p>
    <w:p>
      <w:pPr>
        <w:pStyle w:val="899"/>
        <w:rPr>
          <w:rFonts w:ascii="Arial"/>
        </w:rPr>
      </w:pPr>
      <w:r>
        <w:rPr>
          <w:rFonts w:ascii="Arial"/>
          <w:b/>
          <w:sz w:val="22"/>
        </w:rPr>
      </w:r>
      <w:r>
        <w:rPr>
          <w:rFonts w:ascii="Arial"/>
          <w:b/>
          <w:sz w:val="22"/>
        </w:rPr>
      </w:r>
      <w:r/>
    </w:p>
    <w:tbl>
      <w:tblPr>
        <w:tblW w:w="0" w:type="auto"/>
        <w:tblInd w:w="546" w:type="dxa"/>
        <w:tblBorders>
          <w:top w:val="single" w:color="000000" w:sz="1" w:space="0"/>
          <w:left w:val="single" w:color="000000" w:sz="1" w:space="0"/>
          <w:bottom w:val="single" w:color="000000" w:sz="1" w:space="0"/>
          <w:right w:val="single" w:color="000000" w:sz="1" w:space="0"/>
          <w:insideH w:val="single" w:color="000000" w:sz="1" w:space="0"/>
          <w:insideV w:val="single" w:color="000000" w:sz="1" w:space="0"/>
        </w:tblBorders>
        <w:tblLayout w:type="fixed"/>
        <w:tblCellMar>
          <w:left w:w="0" w:type="dxa"/>
          <w:top w:w="0" w:type="dxa"/>
          <w:right w:w="0" w:type="dxa"/>
          <w:bottom w:w="0" w:type="dxa"/>
        </w:tblCellMar>
        <w:tblLook w:val="01E0" w:firstRow="1" w:lastRow="1" w:firstColumn="1" w:lastColumn="1" w:noHBand="0" w:noVBand="0"/>
      </w:tblPr>
      <w:tblGrid>
        <w:gridCol w:w="860"/>
        <w:gridCol w:w="924"/>
        <w:gridCol w:w="715"/>
        <w:gridCol w:w="1221"/>
        <w:gridCol w:w="355"/>
        <w:gridCol w:w="1080"/>
        <w:gridCol w:w="1906"/>
        <w:gridCol w:w="2009"/>
      </w:tblGrid>
      <w:tr>
        <w:trPr>
          <w:trHeight w:val="412"/>
        </w:trPr>
        <w:tc>
          <w:tcPr>
            <w:gridSpan w:val="8"/>
            <w:shd w:val="clear" w:color="ffffff" w:fill="a6a6a6"/>
            <w:tcW w:w="9071" w:type="dxa"/>
            <w:textDirection w:val="lrTb"/>
            <w:noWrap w:val="false"/>
          </w:tcPr>
          <w:p>
            <w:pPr>
              <w:pStyle w:val="937"/>
              <w:spacing w:line="272" w:lineRule="exact"/>
              <w:rPr>
                <w:rFonts w:ascii="Arial"/>
              </w:rPr>
            </w:pPr>
            <w:r>
              <w:rPr>
                <w:rFonts w:ascii="Arial"/>
                <w:b/>
                <w:sz w:val="24"/>
              </w:rPr>
              <w:t xml:space="preserve">RISK</w:t>
            </w:r>
            <w:r>
              <w:rPr>
                <w:rFonts w:ascii="Arial"/>
                <w:b/>
                <w:spacing w:val="-1"/>
                <w:sz w:val="24"/>
              </w:rPr>
              <w:t xml:space="preserve"> </w:t>
            </w:r>
            <w:r>
              <w:rPr>
                <w:rFonts w:ascii="Arial"/>
                <w:b/>
                <w:sz w:val="24"/>
              </w:rPr>
              <w:t xml:space="preserve">RECORD</w:t>
            </w:r>
            <w:r>
              <w:rPr>
                <w:rFonts w:ascii="Arial"/>
                <w:b/>
                <w:sz w:val="24"/>
              </w:rPr>
            </w:r>
            <w:r/>
          </w:p>
        </w:tc>
      </w:tr>
      <w:tr>
        <w:trPr>
          <w:trHeight w:val="413"/>
        </w:trPr>
        <w:tc>
          <w:tcPr>
            <w:tcW w:w="860" w:type="dxa"/>
            <w:textDirection w:val="lrTb"/>
            <w:noWrap w:val="false"/>
          </w:tcPr>
          <w:p>
            <w:pPr>
              <w:pStyle w:val="937"/>
              <w:spacing w:line="273" w:lineRule="exact"/>
              <w:rPr>
                <w:rFonts w:ascii="Arial"/>
              </w:rPr>
            </w:pPr>
            <w:r>
              <w:rPr>
                <w:rFonts w:ascii="Arial"/>
                <w:b/>
                <w:sz w:val="24"/>
              </w:rPr>
              <w:t xml:space="preserve">Risk</w:t>
            </w:r>
            <w:r>
              <w:rPr>
                <w:rFonts w:ascii="Arial"/>
                <w:b/>
                <w:spacing w:val="-1"/>
                <w:sz w:val="24"/>
              </w:rPr>
              <w:t xml:space="preserve"> </w:t>
            </w:r>
            <w:r>
              <w:rPr>
                <w:rFonts w:ascii="Arial"/>
                <w:b/>
                <w:sz w:val="24"/>
              </w:rPr>
              <w:t xml:space="preserve">ID</w:t>
            </w:r>
            <w:r>
              <w:rPr>
                <w:rFonts w:ascii="Arial"/>
                <w:b/>
                <w:sz w:val="24"/>
              </w:rPr>
            </w:r>
            <w:r/>
          </w:p>
        </w:tc>
        <w:tc>
          <w:tcPr>
            <w:gridSpan w:val="2"/>
            <w:tcW w:w="1639" w:type="dxa"/>
            <w:textDirection w:val="lrTb"/>
            <w:noWrap w:val="false"/>
          </w:tcPr>
          <w:p>
            <w:pPr>
              <w:pStyle w:val="937"/>
              <w:ind w:left="95"/>
              <w:spacing w:line="273" w:lineRule="exact"/>
              <w:rPr>
                <w:rFonts w:ascii="Arial MT"/>
              </w:rPr>
            </w:pPr>
            <w:r>
              <w:rPr>
                <w:rFonts w:ascii="Arial MT"/>
                <w:sz w:val="24"/>
              </w:rPr>
              <w:t xml:space="preserve">RS4</w:t>
            </w:r>
            <w:r>
              <w:rPr>
                <w:rFonts w:ascii="Arial MT"/>
                <w:sz w:val="24"/>
              </w:rPr>
            </w:r>
            <w:r/>
          </w:p>
        </w:tc>
        <w:tc>
          <w:tcPr>
            <w:gridSpan w:val="2"/>
            <w:tcW w:w="1576" w:type="dxa"/>
            <w:textDirection w:val="lrTb"/>
            <w:noWrap w:val="false"/>
          </w:tcPr>
          <w:p>
            <w:pPr>
              <w:pStyle w:val="937"/>
              <w:ind w:left="98"/>
              <w:spacing w:line="273" w:lineRule="exact"/>
              <w:rPr>
                <w:rFonts w:ascii="Arial MT"/>
              </w:rPr>
            </w:pPr>
            <w:r>
              <w:rPr>
                <w:rFonts w:ascii="Arial MT"/>
                <w:sz w:val="24"/>
              </w:rPr>
              <w:t xml:space="preserve">Risk Title</w:t>
            </w:r>
            <w:r>
              <w:rPr>
                <w:rFonts w:ascii="Arial MT"/>
                <w:sz w:val="24"/>
              </w:rPr>
            </w:r>
            <w:r/>
          </w:p>
        </w:tc>
        <w:tc>
          <w:tcPr>
            <w:gridSpan w:val="3"/>
            <w:tcW w:w="4995" w:type="dxa"/>
            <w:textDirection w:val="lrTb"/>
            <w:noWrap w:val="false"/>
          </w:tcPr>
          <w:p>
            <w:pPr>
              <w:pStyle w:val="937"/>
              <w:spacing w:line="271" w:lineRule="exact"/>
              <w:rPr>
                <w:rFonts w:ascii="Arial"/>
              </w:rPr>
            </w:pPr>
            <w:r>
              <w:rPr>
                <w:rFonts w:ascii="Arial"/>
                <w:b/>
                <w:sz w:val="24"/>
              </w:rPr>
              <w:t xml:space="preserve">Performance</w:t>
            </w:r>
            <w:r>
              <w:rPr>
                <w:rFonts w:ascii="Arial"/>
                <w:b/>
                <w:spacing w:val="-2"/>
                <w:sz w:val="24"/>
              </w:rPr>
              <w:t xml:space="preserve"> </w:t>
            </w:r>
            <w:r>
              <w:rPr>
                <w:rFonts w:ascii="Arial"/>
                <w:b/>
                <w:sz w:val="24"/>
              </w:rPr>
              <w:t xml:space="preserve">risk</w:t>
            </w:r>
            <w:r>
              <w:rPr>
                <w:rFonts w:ascii="Arial"/>
                <w:b/>
                <w:sz w:val="24"/>
              </w:rPr>
            </w:r>
            <w:r/>
          </w:p>
        </w:tc>
      </w:tr>
      <w:tr>
        <w:trPr>
          <w:trHeight w:val="1242"/>
        </w:trPr>
        <w:tc>
          <w:tcPr>
            <w:tcW w:w="860" w:type="dxa"/>
            <w:textDirection w:val="lrTb"/>
            <w:noWrap w:val="false"/>
          </w:tcPr>
          <w:p>
            <w:pPr>
              <w:pStyle w:val="937"/>
              <w:spacing w:line="273" w:lineRule="exact"/>
              <w:rPr>
                <w:rFonts w:ascii="Arial MT"/>
              </w:rPr>
            </w:pPr>
            <w:r>
              <w:rPr>
                <w:rFonts w:ascii="Arial MT"/>
                <w:sz w:val="24"/>
              </w:rPr>
              <w:t xml:space="preserve">Owner</w:t>
            </w:r>
            <w:r>
              <w:rPr>
                <w:rFonts w:ascii="Arial MT"/>
                <w:sz w:val="24"/>
              </w:rPr>
            </w:r>
            <w:r/>
          </w:p>
        </w:tc>
        <w:tc>
          <w:tcPr>
            <w:gridSpan w:val="2"/>
            <w:tcW w:w="1639" w:type="dxa"/>
            <w:textDirection w:val="lrTb"/>
            <w:noWrap w:val="false"/>
          </w:tcPr>
          <w:p>
            <w:pPr>
              <w:pStyle w:val="937"/>
              <w:ind w:left="95"/>
              <w:spacing w:line="273" w:lineRule="exact"/>
              <w:rPr>
                <w:rFonts w:ascii="Arial MT"/>
              </w:rPr>
            </w:pPr>
            <w:r>
              <w:rPr>
                <w:rFonts w:ascii="Arial MT"/>
                <w:sz w:val="24"/>
              </w:rPr>
              <w:t xml:space="preserve">Un</w:t>
            </w:r>
            <w:r>
              <w:rPr>
                <w:rFonts w:ascii="Arial MT"/>
                <w:sz w:val="24"/>
              </w:rPr>
            </w:r>
            <w:r/>
          </w:p>
          <w:p>
            <w:pPr>
              <w:pStyle w:val="937"/>
              <w:ind w:left="95" w:right="186"/>
              <w:spacing w:before="5" w:line="410" w:lineRule="atLeast"/>
              <w:rPr>
                <w:rFonts w:ascii="Arial MT"/>
              </w:rPr>
            </w:pPr>
            <w:r>
              <w:rPr>
                <w:rFonts w:ascii="Arial MT"/>
                <w:sz w:val="24"/>
              </w:rPr>
              <w:t xml:space="preserve">experienced</w:t>
            </w:r>
            <w:r>
              <w:rPr>
                <w:rFonts w:ascii="Arial MT"/>
                <w:spacing w:val="-64"/>
                <w:sz w:val="24"/>
              </w:rPr>
              <w:t xml:space="preserve"> </w:t>
            </w:r>
            <w:r>
              <w:rPr>
                <w:rFonts w:ascii="Arial MT"/>
                <w:sz w:val="24"/>
              </w:rPr>
              <w:t xml:space="preserve">users</w:t>
            </w:r>
            <w:r>
              <w:rPr>
                <w:rFonts w:ascii="Arial MT"/>
                <w:sz w:val="24"/>
              </w:rPr>
            </w:r>
            <w:r/>
          </w:p>
        </w:tc>
        <w:tc>
          <w:tcPr>
            <w:gridSpan w:val="2"/>
            <w:tcW w:w="1576" w:type="dxa"/>
            <w:textDirection w:val="lrTb"/>
            <w:noWrap w:val="false"/>
          </w:tcPr>
          <w:p>
            <w:pPr>
              <w:pStyle w:val="937"/>
              <w:ind w:left="98"/>
              <w:spacing w:line="273" w:lineRule="exact"/>
              <w:rPr>
                <w:rFonts w:ascii="Arial MT"/>
              </w:rPr>
            </w:pPr>
            <w:r>
              <w:rPr>
                <w:rFonts w:ascii="Arial MT"/>
                <w:sz w:val="24"/>
              </w:rPr>
              <w:t xml:space="preserve">Status</w:t>
            </w:r>
            <w:r>
              <w:rPr>
                <w:rFonts w:ascii="Arial MT"/>
                <w:sz w:val="24"/>
              </w:rPr>
            </w:r>
            <w:r/>
          </w:p>
        </w:tc>
        <w:tc>
          <w:tcPr>
            <w:gridSpan w:val="3"/>
            <w:tcW w:w="4995" w:type="dxa"/>
            <w:textDirection w:val="lrTb"/>
            <w:noWrap w:val="false"/>
          </w:tcPr>
          <w:p>
            <w:pPr>
              <w:pStyle w:val="937"/>
              <w:spacing w:line="273" w:lineRule="exact"/>
              <w:rPr>
                <w:rFonts w:ascii="Arial MT"/>
              </w:rPr>
            </w:pPr>
            <w:r>
              <w:rPr>
                <w:rFonts w:ascii="Arial MT"/>
                <w:sz w:val="24"/>
              </w:rPr>
              <w:t xml:space="preserve">Potential</w:t>
            </w:r>
            <w:r>
              <w:rPr>
                <w:rFonts w:ascii="Arial MT"/>
                <w:sz w:val="24"/>
              </w:rPr>
            </w:r>
            <w:r/>
          </w:p>
        </w:tc>
      </w:tr>
      <w:tr>
        <w:trPr>
          <w:trHeight w:val="683"/>
        </w:trPr>
        <w:tc>
          <w:tcPr>
            <w:gridSpan w:val="8"/>
            <w:tcW w:w="9071" w:type="dxa"/>
            <w:textDirection w:val="lrTb"/>
            <w:noWrap w:val="false"/>
          </w:tcPr>
          <w:p>
            <w:pPr>
              <w:pStyle w:val="937"/>
              <w:ind w:right="92"/>
              <w:tabs>
                <w:tab w:val="left" w:pos="4292" w:leader="none"/>
              </w:tabs>
              <w:rPr>
                <w:rFonts w:ascii="Arial MT"/>
              </w:rPr>
            </w:pPr>
            <w:r>
              <w:rPr>
                <w:rFonts w:ascii="Arial"/>
                <w:b/>
                <w:sz w:val="24"/>
              </w:rPr>
              <w:t xml:space="preserve">Risk</w:t>
            </w:r>
            <w:r>
              <w:rPr>
                <w:rFonts w:ascii="Arial"/>
                <w:b/>
                <w:spacing w:val="17"/>
                <w:sz w:val="24"/>
              </w:rPr>
              <w:t xml:space="preserve"> </w:t>
            </w:r>
            <w:r>
              <w:rPr>
                <w:rFonts w:ascii="Arial"/>
                <w:b/>
                <w:sz w:val="24"/>
              </w:rPr>
              <w:t xml:space="preserve">Description:</w:t>
            </w:r>
            <w:r>
              <w:rPr>
                <w:rFonts w:ascii="Arial"/>
                <w:b/>
                <w:spacing w:val="15"/>
                <w:sz w:val="24"/>
              </w:rPr>
              <w:t xml:space="preserve"> </w:t>
            </w:r>
            <w:r>
              <w:rPr>
                <w:rFonts w:ascii="Arial MT"/>
                <w:sz w:val="24"/>
              </w:rPr>
              <w:t xml:space="preserve">When</w:t>
            </w:r>
            <w:r>
              <w:rPr>
                <w:rFonts w:ascii="Arial MT"/>
                <w:spacing w:val="17"/>
                <w:sz w:val="24"/>
              </w:rPr>
              <w:t xml:space="preserve"> </w:t>
            </w:r>
            <w:r>
              <w:rPr>
                <w:rFonts w:ascii="Arial MT"/>
                <w:sz w:val="24"/>
              </w:rPr>
              <w:t xml:space="preserve">our</w:t>
            </w:r>
            <w:r>
              <w:rPr>
                <w:rFonts w:ascii="Arial MT"/>
                <w:spacing w:val="17"/>
                <w:sz w:val="24"/>
              </w:rPr>
              <w:t xml:space="preserve"> </w:t>
            </w:r>
            <w:r>
              <w:rPr>
                <w:rFonts w:ascii="Arial MT"/>
                <w:sz w:val="24"/>
              </w:rPr>
              <w:t xml:space="preserve">project</w:t>
              <w:tab/>
              <w:t xml:space="preserve">performance</w:t>
            </w:r>
            <w:r>
              <w:rPr>
                <w:rFonts w:ascii="Arial MT"/>
                <w:spacing w:val="33"/>
                <w:sz w:val="24"/>
              </w:rPr>
              <w:t xml:space="preserve"> </w:t>
            </w:r>
            <w:r>
              <w:rPr>
                <w:rFonts w:ascii="Arial MT"/>
                <w:sz w:val="24"/>
              </w:rPr>
              <w:t xml:space="preserve">is</w:t>
            </w:r>
            <w:r>
              <w:rPr>
                <w:rFonts w:ascii="Arial MT"/>
                <w:spacing w:val="14"/>
                <w:sz w:val="24"/>
              </w:rPr>
              <w:t xml:space="preserve"> </w:t>
            </w:r>
            <w:r>
              <w:rPr>
                <w:rFonts w:ascii="Arial MT"/>
                <w:sz w:val="24"/>
              </w:rPr>
              <w:t xml:space="preserve">not</w:t>
            </w:r>
            <w:r>
              <w:rPr>
                <w:rFonts w:ascii="Arial MT"/>
                <w:spacing w:val="16"/>
                <w:sz w:val="24"/>
              </w:rPr>
              <w:t xml:space="preserve"> </w:t>
            </w:r>
            <w:r>
              <w:rPr>
                <w:rFonts w:ascii="Arial MT"/>
                <w:sz w:val="24"/>
              </w:rPr>
              <w:t xml:space="preserve">good</w:t>
            </w:r>
            <w:r>
              <w:rPr>
                <w:rFonts w:ascii="Arial MT"/>
                <w:spacing w:val="16"/>
                <w:sz w:val="24"/>
              </w:rPr>
              <w:t xml:space="preserve"> </w:t>
            </w:r>
            <w:r>
              <w:rPr>
                <w:rFonts w:ascii="Arial MT"/>
                <w:sz w:val="24"/>
              </w:rPr>
              <w:t xml:space="preserve">and</w:t>
            </w:r>
            <w:r>
              <w:rPr>
                <w:rFonts w:ascii="Arial MT"/>
                <w:spacing w:val="16"/>
                <w:sz w:val="24"/>
              </w:rPr>
              <w:t xml:space="preserve"> </w:t>
            </w:r>
            <w:r>
              <w:rPr>
                <w:rFonts w:ascii="Arial MT"/>
                <w:sz w:val="24"/>
              </w:rPr>
              <w:t xml:space="preserve">it</w:t>
            </w:r>
            <w:r>
              <w:rPr>
                <w:rFonts w:ascii="Arial MT"/>
                <w:spacing w:val="15"/>
                <w:sz w:val="24"/>
              </w:rPr>
              <w:t xml:space="preserve"> </w:t>
            </w:r>
            <w:r>
              <w:rPr>
                <w:rFonts w:ascii="Arial MT"/>
                <w:sz w:val="24"/>
              </w:rPr>
              <w:t xml:space="preserve">does</w:t>
            </w:r>
            <w:r>
              <w:rPr>
                <w:rFonts w:ascii="Arial MT"/>
                <w:spacing w:val="16"/>
                <w:sz w:val="24"/>
              </w:rPr>
              <w:t xml:space="preserve"> </w:t>
            </w:r>
            <w:r>
              <w:rPr>
                <w:rFonts w:ascii="Arial MT"/>
                <w:sz w:val="24"/>
              </w:rPr>
              <w:t xml:space="preserve">not</w:t>
            </w:r>
            <w:r>
              <w:rPr>
                <w:rFonts w:ascii="Arial MT"/>
                <w:spacing w:val="-64"/>
                <w:sz w:val="24"/>
              </w:rPr>
              <w:t xml:space="preserve"> </w:t>
            </w:r>
            <w:r>
              <w:rPr>
                <w:rFonts w:ascii="Arial MT"/>
                <w:sz w:val="24"/>
              </w:rPr>
              <w:t xml:space="preserve">respons</w:t>
            </w:r>
            <w:r>
              <w:rPr>
                <w:rFonts w:ascii="Arial MT"/>
                <w:spacing w:val="-1"/>
                <w:sz w:val="24"/>
              </w:rPr>
              <w:t xml:space="preserve"> </w:t>
            </w:r>
            <w:r>
              <w:rPr>
                <w:rFonts w:ascii="Arial MT"/>
                <w:sz w:val="24"/>
              </w:rPr>
              <w:t xml:space="preserve">in</w:t>
            </w:r>
            <w:r>
              <w:rPr>
                <w:rFonts w:ascii="Arial MT"/>
                <w:spacing w:val="-1"/>
                <w:sz w:val="24"/>
              </w:rPr>
              <w:t xml:space="preserve"> </w:t>
            </w:r>
            <w:r>
              <w:rPr>
                <w:rFonts w:ascii="Arial MT"/>
                <w:sz w:val="24"/>
              </w:rPr>
              <w:t xml:space="preserve">a</w:t>
            </w:r>
            <w:r>
              <w:rPr>
                <w:rFonts w:ascii="Arial MT"/>
                <w:spacing w:val="-1"/>
                <w:sz w:val="24"/>
              </w:rPr>
              <w:t xml:space="preserve"> </w:t>
            </w:r>
            <w:r>
              <w:rPr>
                <w:rFonts w:ascii="Arial MT"/>
                <w:sz w:val="24"/>
              </w:rPr>
              <w:t xml:space="preserve">better</w:t>
            </w:r>
            <w:r>
              <w:rPr>
                <w:rFonts w:ascii="Arial MT"/>
                <w:spacing w:val="-1"/>
                <w:sz w:val="24"/>
              </w:rPr>
              <w:t xml:space="preserve"> </w:t>
            </w:r>
            <w:r>
              <w:rPr>
                <w:rFonts w:ascii="Arial MT"/>
                <w:sz w:val="24"/>
              </w:rPr>
              <w:t xml:space="preserve">way</w:t>
            </w:r>
            <w:r>
              <w:rPr>
                <w:rFonts w:ascii="Arial MT"/>
                <w:spacing w:val="-4"/>
                <w:sz w:val="24"/>
              </w:rPr>
              <w:t xml:space="preserve"> </w:t>
            </w:r>
            <w:r>
              <w:rPr>
                <w:rFonts w:ascii="Arial MT"/>
                <w:sz w:val="24"/>
              </w:rPr>
              <w:t xml:space="preserve">then no</w:t>
            </w:r>
            <w:r>
              <w:rPr>
                <w:rFonts w:ascii="Arial MT"/>
                <w:spacing w:val="-1"/>
                <w:sz w:val="24"/>
              </w:rPr>
              <w:t xml:space="preserve"> </w:t>
            </w:r>
            <w:r>
              <w:rPr>
                <w:rFonts w:ascii="Arial MT"/>
                <w:sz w:val="24"/>
              </w:rPr>
              <w:t xml:space="preserve">one</w:t>
            </w:r>
            <w:r>
              <w:rPr>
                <w:rFonts w:ascii="Arial MT"/>
                <w:spacing w:val="-1"/>
                <w:sz w:val="24"/>
              </w:rPr>
              <w:t xml:space="preserve"> </w:t>
            </w:r>
            <w:r>
              <w:rPr>
                <w:rFonts w:ascii="Arial MT"/>
                <w:sz w:val="24"/>
              </w:rPr>
              <w:t xml:space="preserve">like it</w:t>
            </w:r>
            <w:r>
              <w:rPr>
                <w:rFonts w:ascii="Arial MT"/>
                <w:spacing w:val="-3"/>
                <w:sz w:val="24"/>
              </w:rPr>
              <w:t xml:space="preserve"> </w:t>
            </w:r>
            <w:r>
              <w:rPr>
                <w:rFonts w:ascii="Arial MT"/>
                <w:sz w:val="24"/>
              </w:rPr>
              <w:t xml:space="preserve">and</w:t>
            </w:r>
            <w:r>
              <w:rPr>
                <w:rFonts w:ascii="Arial MT"/>
                <w:spacing w:val="-1"/>
                <w:sz w:val="24"/>
              </w:rPr>
              <w:t xml:space="preserve"> </w:t>
            </w:r>
            <w:r>
              <w:rPr>
                <w:rFonts w:ascii="Arial MT"/>
                <w:sz w:val="24"/>
              </w:rPr>
              <w:t xml:space="preserve">show</w:t>
            </w:r>
            <w:r>
              <w:rPr>
                <w:rFonts w:ascii="Arial MT"/>
                <w:spacing w:val="-3"/>
                <w:sz w:val="24"/>
              </w:rPr>
              <w:t xml:space="preserve"> </w:t>
            </w:r>
            <w:r>
              <w:rPr>
                <w:rFonts w:ascii="Arial MT"/>
                <w:sz w:val="24"/>
              </w:rPr>
              <w:t xml:space="preserve">their</w:t>
            </w:r>
            <w:r>
              <w:rPr>
                <w:rFonts w:ascii="Arial MT"/>
                <w:spacing w:val="-3"/>
                <w:sz w:val="24"/>
              </w:rPr>
              <w:t xml:space="preserve"> </w:t>
            </w:r>
            <w:r>
              <w:rPr>
                <w:rFonts w:ascii="Arial MT"/>
                <w:sz w:val="24"/>
              </w:rPr>
              <w:t xml:space="preserve">interest</w:t>
            </w:r>
            <w:r>
              <w:rPr>
                <w:rFonts w:ascii="Arial MT"/>
                <w:spacing w:val="-2"/>
                <w:sz w:val="24"/>
              </w:rPr>
              <w:t xml:space="preserve"> </w:t>
            </w:r>
            <w:r>
              <w:rPr>
                <w:rFonts w:ascii="Arial MT"/>
                <w:sz w:val="24"/>
              </w:rPr>
              <w:t xml:space="preserve">about</w:t>
            </w:r>
            <w:r>
              <w:rPr>
                <w:rFonts w:ascii="Arial MT"/>
                <w:spacing w:val="6"/>
                <w:sz w:val="24"/>
              </w:rPr>
              <w:t xml:space="preserve"> </w:t>
            </w:r>
            <w:r>
              <w:rPr>
                <w:rFonts w:ascii="Arial MT"/>
                <w:sz w:val="24"/>
              </w:rPr>
              <w:t xml:space="preserve">this.</w:t>
            </w:r>
            <w:r>
              <w:rPr>
                <w:rFonts w:ascii="Arial MT"/>
                <w:sz w:val="24"/>
              </w:rPr>
            </w:r>
            <w:r/>
          </w:p>
        </w:tc>
      </w:tr>
      <w:tr>
        <w:trPr>
          <w:trHeight w:val="550"/>
        </w:trPr>
        <w:tc>
          <w:tcPr>
            <w:gridSpan w:val="8"/>
            <w:tcW w:w="9071" w:type="dxa"/>
            <w:textDirection w:val="lrTb"/>
            <w:noWrap w:val="false"/>
          </w:tcPr>
          <w:p>
            <w:pPr>
              <w:pStyle w:val="937"/>
              <w:spacing w:line="271" w:lineRule="exact"/>
              <w:rPr>
                <w:rFonts w:ascii="Arial MT"/>
              </w:rPr>
            </w:pPr>
            <w:r>
              <w:rPr>
                <w:rFonts w:ascii="Arial"/>
                <w:b/>
                <w:sz w:val="24"/>
              </w:rPr>
              <w:t xml:space="preserve">Impact</w:t>
            </w:r>
            <w:r>
              <w:rPr>
                <w:rFonts w:ascii="Arial"/>
                <w:b/>
                <w:spacing w:val="14"/>
                <w:sz w:val="24"/>
              </w:rPr>
              <w:t xml:space="preserve"> </w:t>
            </w:r>
            <w:r>
              <w:rPr>
                <w:rFonts w:ascii="Arial"/>
                <w:b/>
                <w:sz w:val="24"/>
              </w:rPr>
              <w:t xml:space="preserve">Description:</w:t>
            </w:r>
            <w:r>
              <w:rPr>
                <w:rFonts w:ascii="Arial"/>
                <w:b/>
                <w:spacing w:val="16"/>
                <w:sz w:val="24"/>
              </w:rPr>
              <w:t xml:space="preserve"> </w:t>
            </w:r>
            <w:r>
              <w:rPr>
                <w:rFonts w:ascii="Arial MT"/>
                <w:sz w:val="24"/>
              </w:rPr>
              <w:t xml:space="preserve">Very</w:t>
            </w:r>
            <w:r>
              <w:rPr>
                <w:rFonts w:ascii="Arial MT"/>
                <w:spacing w:val="12"/>
                <w:sz w:val="24"/>
              </w:rPr>
              <w:t xml:space="preserve"> </w:t>
            </w:r>
            <w:r>
              <w:rPr>
                <w:rFonts w:ascii="Arial MT"/>
                <w:sz w:val="24"/>
              </w:rPr>
              <w:t xml:space="preserve">bad</w:t>
            </w:r>
            <w:r>
              <w:rPr>
                <w:rFonts w:ascii="Arial MT"/>
                <w:spacing w:val="13"/>
                <w:sz w:val="24"/>
              </w:rPr>
              <w:t xml:space="preserve"> </w:t>
            </w:r>
            <w:r>
              <w:rPr>
                <w:rFonts w:ascii="Arial MT"/>
                <w:sz w:val="24"/>
              </w:rPr>
              <w:t xml:space="preserve">performance</w:t>
            </w:r>
            <w:r>
              <w:rPr>
                <w:rFonts w:ascii="Arial MT"/>
                <w:spacing w:val="14"/>
                <w:sz w:val="24"/>
              </w:rPr>
              <w:t xml:space="preserve"> </w:t>
            </w:r>
            <w:r>
              <w:rPr>
                <w:rFonts w:ascii="Arial MT"/>
                <w:sz w:val="24"/>
              </w:rPr>
              <w:t xml:space="preserve">of</w:t>
            </w:r>
            <w:r>
              <w:rPr>
                <w:rFonts w:ascii="Arial MT"/>
                <w:spacing w:val="15"/>
                <w:sz w:val="24"/>
              </w:rPr>
              <w:t xml:space="preserve"> </w:t>
            </w:r>
            <w:r>
              <w:rPr>
                <w:rFonts w:ascii="Arial MT"/>
                <w:sz w:val="24"/>
              </w:rPr>
              <w:t xml:space="preserve">the</w:t>
            </w:r>
            <w:r>
              <w:rPr>
                <w:rFonts w:ascii="Arial MT"/>
                <w:spacing w:val="14"/>
                <w:sz w:val="24"/>
              </w:rPr>
              <w:t xml:space="preserve"> </w:t>
            </w:r>
            <w:r>
              <w:rPr>
                <w:rFonts w:ascii="Arial MT"/>
                <w:sz w:val="24"/>
              </w:rPr>
              <w:t xml:space="preserve">project</w:t>
            </w:r>
            <w:r>
              <w:rPr>
                <w:rFonts w:ascii="Arial MT"/>
                <w:spacing w:val="15"/>
                <w:sz w:val="24"/>
              </w:rPr>
              <w:t xml:space="preserve"> </w:t>
            </w:r>
            <w:r>
              <w:rPr>
                <w:rFonts w:ascii="Arial MT"/>
                <w:sz w:val="24"/>
              </w:rPr>
              <w:t xml:space="preserve">leads</w:t>
            </w:r>
            <w:r>
              <w:rPr>
                <w:rFonts w:ascii="Arial MT"/>
                <w:spacing w:val="13"/>
                <w:sz w:val="24"/>
              </w:rPr>
              <w:t xml:space="preserve"> </w:t>
            </w:r>
            <w:r>
              <w:rPr>
                <w:rFonts w:ascii="Arial MT"/>
                <w:sz w:val="24"/>
              </w:rPr>
              <w:t xml:space="preserve">to</w:t>
            </w:r>
            <w:r>
              <w:rPr>
                <w:rFonts w:ascii="Arial MT"/>
                <w:spacing w:val="14"/>
                <w:sz w:val="24"/>
              </w:rPr>
              <w:t xml:space="preserve"> </w:t>
            </w:r>
            <w:r>
              <w:rPr>
                <w:rFonts w:ascii="Arial MT"/>
                <w:sz w:val="24"/>
              </w:rPr>
              <w:t xml:space="preserve">very</w:t>
            </w:r>
            <w:r>
              <w:rPr>
                <w:rFonts w:ascii="Arial MT"/>
                <w:spacing w:val="13"/>
                <w:sz w:val="24"/>
              </w:rPr>
              <w:t xml:space="preserve"> </w:t>
            </w:r>
            <w:r>
              <w:rPr>
                <w:rFonts w:ascii="Arial MT"/>
                <w:sz w:val="24"/>
              </w:rPr>
              <w:t xml:space="preserve">big</w:t>
            </w:r>
            <w:r>
              <w:rPr>
                <w:rFonts w:ascii="Arial MT"/>
                <w:spacing w:val="13"/>
                <w:sz w:val="24"/>
              </w:rPr>
              <w:t xml:space="preserve"> </w:t>
            </w:r>
            <w:r>
              <w:rPr>
                <w:rFonts w:ascii="Arial MT"/>
                <w:sz w:val="24"/>
              </w:rPr>
              <w:t xml:space="preserve">loss</w:t>
            </w:r>
            <w:r>
              <w:rPr>
                <w:rFonts w:ascii="Arial MT"/>
                <w:sz w:val="24"/>
              </w:rPr>
            </w:r>
            <w:r/>
          </w:p>
          <w:p>
            <w:pPr>
              <w:pStyle w:val="937"/>
              <w:spacing w:line="260" w:lineRule="exact"/>
              <w:rPr>
                <w:rFonts w:ascii="Arial MT" w:hAnsi="Arial MT"/>
              </w:rPr>
            </w:pPr>
            <w:r>
              <w:rPr>
                <w:rFonts w:ascii="Arial MT" w:hAnsi="Arial MT"/>
                <w:sz w:val="24"/>
              </w:rPr>
              <w:t xml:space="preserve">and</w:t>
            </w:r>
            <w:r>
              <w:rPr>
                <w:rFonts w:ascii="Arial MT" w:hAnsi="Arial MT"/>
                <w:spacing w:val="-2"/>
                <w:sz w:val="24"/>
              </w:rPr>
              <w:t xml:space="preserve"> </w:t>
            </w:r>
            <w:r>
              <w:rPr>
                <w:rFonts w:ascii="Arial MT" w:hAnsi="Arial MT"/>
                <w:sz w:val="24"/>
              </w:rPr>
              <w:t xml:space="preserve">it</w:t>
            </w:r>
            <w:r>
              <w:rPr>
                <w:rFonts w:ascii="Arial MT" w:hAnsi="Arial MT"/>
                <w:spacing w:val="-3"/>
                <w:sz w:val="24"/>
              </w:rPr>
              <w:t xml:space="preserve"> </w:t>
            </w:r>
            <w:r>
              <w:rPr>
                <w:rFonts w:ascii="Arial MT" w:hAnsi="Arial MT"/>
                <w:sz w:val="24"/>
              </w:rPr>
              <w:t xml:space="preserve">does</w:t>
            </w:r>
            <w:r>
              <w:rPr>
                <w:rFonts w:ascii="Arial MT" w:hAnsi="Arial MT"/>
                <w:spacing w:val="-2"/>
                <w:sz w:val="24"/>
              </w:rPr>
              <w:t xml:space="preserve"> </w:t>
            </w:r>
            <w:r>
              <w:rPr>
                <w:rFonts w:ascii="Arial MT" w:hAnsi="Arial MT"/>
                <w:sz w:val="24"/>
              </w:rPr>
              <w:t xml:space="preserve">not</w:t>
            </w:r>
            <w:r>
              <w:rPr>
                <w:rFonts w:ascii="Arial MT" w:hAnsi="Arial MT"/>
                <w:spacing w:val="-3"/>
                <w:sz w:val="24"/>
              </w:rPr>
              <w:t xml:space="preserve"> </w:t>
            </w:r>
            <w:r>
              <w:rPr>
                <w:rFonts w:ascii="Arial MT" w:hAnsi="Arial MT"/>
                <w:sz w:val="24"/>
              </w:rPr>
              <w:t xml:space="preserve">fulfill</w:t>
            </w:r>
            <w:r>
              <w:rPr>
                <w:rFonts w:ascii="Arial MT" w:hAnsi="Arial MT"/>
                <w:spacing w:val="-3"/>
                <w:sz w:val="24"/>
              </w:rPr>
              <w:t xml:space="preserve"> </w:t>
            </w:r>
            <w:r>
              <w:rPr>
                <w:rFonts w:ascii="Arial MT" w:hAnsi="Arial MT"/>
                <w:sz w:val="24"/>
              </w:rPr>
              <w:t xml:space="preserve">the</w:t>
            </w:r>
            <w:r>
              <w:rPr>
                <w:rFonts w:ascii="Arial MT" w:hAnsi="Arial MT"/>
                <w:spacing w:val="-1"/>
                <w:sz w:val="24"/>
              </w:rPr>
              <w:t xml:space="preserve"> </w:t>
            </w:r>
            <w:r>
              <w:rPr>
                <w:rFonts w:ascii="Arial MT" w:hAnsi="Arial MT"/>
                <w:sz w:val="24"/>
              </w:rPr>
              <w:t xml:space="preserve">user’s</w:t>
            </w:r>
            <w:r>
              <w:rPr>
                <w:rFonts w:ascii="Arial MT" w:hAnsi="Arial MT"/>
                <w:spacing w:val="-1"/>
                <w:sz w:val="24"/>
              </w:rPr>
              <w:t xml:space="preserve"> </w:t>
            </w:r>
            <w:r>
              <w:rPr>
                <w:rFonts w:ascii="Arial MT" w:hAnsi="Arial MT"/>
                <w:sz w:val="24"/>
              </w:rPr>
              <w:t xml:space="preserve">requirements</w:t>
            </w:r>
            <w:r>
              <w:rPr>
                <w:rFonts w:ascii="Arial MT" w:hAnsi="Arial MT"/>
                <w:spacing w:val="-4"/>
                <w:sz w:val="24"/>
              </w:rPr>
              <w:t xml:space="preserve"> </w:t>
            </w:r>
            <w:r>
              <w:rPr>
                <w:rFonts w:ascii="Arial MT" w:hAnsi="Arial MT"/>
                <w:sz w:val="24"/>
              </w:rPr>
              <w:t xml:space="preserve">.</w:t>
            </w:r>
            <w:r>
              <w:rPr>
                <w:rFonts w:ascii="Arial MT" w:hAnsi="Arial MT"/>
                <w:sz w:val="24"/>
              </w:rPr>
            </w:r>
            <w:r/>
          </w:p>
        </w:tc>
      </w:tr>
      <w:tr>
        <w:trPr>
          <w:trHeight w:val="277"/>
        </w:trPr>
        <w:tc>
          <w:tcPr>
            <w:gridSpan w:val="8"/>
            <w:tcW w:w="9071" w:type="dxa"/>
            <w:textDirection w:val="lrTb"/>
            <w:noWrap w:val="false"/>
          </w:tcPr>
          <w:p>
            <w:pPr>
              <w:pStyle w:val="937"/>
              <w:spacing w:line="257" w:lineRule="exact"/>
              <w:rPr>
                <w:rFonts w:ascii="Arial"/>
              </w:rPr>
            </w:pPr>
            <w:r>
              <w:rPr>
                <w:rFonts w:ascii="Arial"/>
                <w:b/>
                <w:sz w:val="24"/>
              </w:rPr>
              <w:t xml:space="preserve">Probability/Impact</w:t>
            </w:r>
            <w:r>
              <w:rPr>
                <w:rFonts w:ascii="Arial"/>
                <w:b/>
                <w:spacing w:val="-4"/>
                <w:sz w:val="24"/>
              </w:rPr>
              <w:t xml:space="preserve"> </w:t>
            </w:r>
            <w:r>
              <w:rPr>
                <w:rFonts w:ascii="Arial"/>
                <w:b/>
                <w:sz w:val="24"/>
              </w:rPr>
              <w:t xml:space="preserve">Value:</w:t>
            </w:r>
            <w:r>
              <w:rPr>
                <w:rFonts w:ascii="Arial"/>
                <w:b/>
                <w:sz w:val="24"/>
              </w:rPr>
            </w:r>
            <w:r/>
          </w:p>
        </w:tc>
      </w:tr>
      <w:tr>
        <w:trPr>
          <w:trHeight w:val="414"/>
        </w:trPr>
        <w:tc>
          <w:tcPr>
            <w:gridSpan w:val="2"/>
            <w:tcW w:w="1784" w:type="dxa"/>
            <w:vMerge w:val="restart"/>
            <w:textDirection w:val="lrTb"/>
            <w:noWrap w:val="false"/>
          </w:tcPr>
          <w:p>
            <w:pPr>
              <w:pStyle w:val="937"/>
              <w:ind w:left="0"/>
            </w:pPr>
            <w:r>
              <w:rPr>
                <w:sz w:val="22"/>
              </w:rPr>
            </w:r>
            <w:r>
              <w:rPr>
                <w:sz w:val="22"/>
              </w:rPr>
            </w:r>
            <w:r/>
          </w:p>
        </w:tc>
        <w:tc>
          <w:tcPr>
            <w:gridSpan w:val="2"/>
            <w:tcW w:w="1936" w:type="dxa"/>
            <w:vMerge w:val="restart"/>
            <w:textDirection w:val="lrTb"/>
            <w:noWrap w:val="false"/>
          </w:tcPr>
          <w:p>
            <w:pPr>
              <w:pStyle w:val="937"/>
              <w:ind w:left="96"/>
              <w:spacing w:line="273" w:lineRule="exact"/>
              <w:rPr>
                <w:rFonts w:ascii="Arial MT"/>
              </w:rPr>
            </w:pPr>
            <w:r>
              <w:rPr>
                <w:rFonts w:ascii="Arial MT"/>
                <w:sz w:val="24"/>
              </w:rPr>
              <w:t xml:space="preserve">Probability</w:t>
            </w:r>
            <w:r>
              <w:rPr>
                <w:rFonts w:ascii="Arial MT"/>
                <w:sz w:val="24"/>
              </w:rPr>
            </w:r>
            <w:r/>
          </w:p>
        </w:tc>
        <w:tc>
          <w:tcPr>
            <w:gridSpan w:val="4"/>
            <w:tcW w:w="5350" w:type="dxa"/>
            <w:textDirection w:val="lrTb"/>
            <w:noWrap w:val="false"/>
          </w:tcPr>
          <w:p>
            <w:pPr>
              <w:pStyle w:val="937"/>
              <w:ind w:left="1534"/>
              <w:spacing w:line="273" w:lineRule="exact"/>
              <w:rPr>
                <w:rFonts w:ascii="Arial MT"/>
              </w:rPr>
            </w:pPr>
            <w:r>
              <w:rPr>
                <w:rFonts w:ascii="Arial MT"/>
                <w:sz w:val="24"/>
              </w:rPr>
              <w:t xml:space="preserve">Impact</w:t>
            </w:r>
            <w:r>
              <w:rPr>
                <w:rFonts w:ascii="Arial MT"/>
                <w:sz w:val="24"/>
              </w:rPr>
            </w:r>
            <w:r/>
          </w:p>
        </w:tc>
      </w:tr>
      <w:tr>
        <w:trPr>
          <w:trHeight w:val="413"/>
        </w:trPr>
        <w:tc>
          <w:tcPr>
            <w:gridSpan w:val="2"/>
            <w:tcBorders>
              <w:top w:val="none" w:color="000000" w:sz="4" w:space="0"/>
            </w:tcBorders>
            <w:tcW w:w="1784" w:type="dxa"/>
            <w:vMerge w:val="continue"/>
            <w:textDirection w:val="lrTb"/>
            <w:noWrap w:val="false"/>
          </w:tcPr>
          <w:p>
            <w:r>
              <w:rPr>
                <w:sz w:val="2"/>
                <w:szCs w:val="2"/>
              </w:rPr>
            </w:r>
            <w:r>
              <w:rPr>
                <w:sz w:val="2"/>
                <w:szCs w:val="2"/>
              </w:rPr>
            </w:r>
            <w:r/>
          </w:p>
        </w:tc>
        <w:tc>
          <w:tcPr>
            <w:gridSpan w:val="2"/>
            <w:tcBorders>
              <w:top w:val="none" w:color="000000" w:sz="4" w:space="0"/>
            </w:tcBorders>
            <w:tcW w:w="1936" w:type="dxa"/>
            <w:vMerge w:val="continue"/>
            <w:textDirection w:val="lrTb"/>
            <w:noWrap w:val="false"/>
          </w:tcPr>
          <w:p>
            <w:r>
              <w:rPr>
                <w:sz w:val="2"/>
                <w:szCs w:val="2"/>
              </w:rPr>
            </w:r>
            <w:r>
              <w:rPr>
                <w:sz w:val="2"/>
                <w:szCs w:val="2"/>
              </w:rPr>
            </w:r>
            <w:r/>
          </w:p>
        </w:tc>
        <w:tc>
          <w:tcPr>
            <w:gridSpan w:val="2"/>
            <w:tcW w:w="1435" w:type="dxa"/>
            <w:textDirection w:val="lrTb"/>
            <w:noWrap w:val="false"/>
          </w:tcPr>
          <w:p>
            <w:pPr>
              <w:pStyle w:val="937"/>
              <w:ind w:left="108"/>
              <w:spacing w:line="273" w:lineRule="exact"/>
              <w:rPr>
                <w:rFonts w:ascii="Arial MT"/>
              </w:rPr>
            </w:pPr>
            <w:r>
              <w:rPr>
                <w:rFonts w:ascii="Arial MT"/>
                <w:sz w:val="24"/>
              </w:rPr>
              <w:t xml:space="preserve">Cost</w:t>
            </w:r>
            <w:r>
              <w:rPr>
                <w:rFonts w:ascii="Arial MT"/>
                <w:sz w:val="24"/>
              </w:rPr>
            </w:r>
            <w:r/>
          </w:p>
        </w:tc>
        <w:tc>
          <w:tcPr>
            <w:tcW w:w="1906" w:type="dxa"/>
            <w:textDirection w:val="lrTb"/>
            <w:noWrap w:val="false"/>
          </w:tcPr>
          <w:p>
            <w:pPr>
              <w:pStyle w:val="937"/>
              <w:ind w:left="99"/>
              <w:spacing w:line="273" w:lineRule="exact"/>
              <w:rPr>
                <w:rFonts w:ascii="Arial MT"/>
              </w:rPr>
            </w:pPr>
            <w:r>
              <w:rPr>
                <w:rFonts w:ascii="Arial MT"/>
                <w:sz w:val="24"/>
              </w:rPr>
              <w:t xml:space="preserve">Duration</w:t>
            </w:r>
            <w:r>
              <w:rPr>
                <w:rFonts w:ascii="Arial MT"/>
                <w:sz w:val="24"/>
              </w:rPr>
            </w:r>
            <w:r/>
          </w:p>
        </w:tc>
        <w:tc>
          <w:tcPr>
            <w:tcW w:w="2009" w:type="dxa"/>
            <w:textDirection w:val="lrTb"/>
            <w:noWrap w:val="false"/>
          </w:tcPr>
          <w:p>
            <w:pPr>
              <w:pStyle w:val="937"/>
              <w:ind w:left="100"/>
              <w:spacing w:line="273" w:lineRule="exact"/>
              <w:rPr>
                <w:rFonts w:ascii="Arial MT"/>
              </w:rPr>
            </w:pPr>
            <w:r>
              <w:rPr>
                <w:rFonts w:ascii="Arial MT"/>
                <w:sz w:val="24"/>
              </w:rPr>
              <w:t xml:space="preserve">Quality</w:t>
            </w:r>
            <w:r>
              <w:rPr>
                <w:rFonts w:ascii="Arial MT"/>
                <w:sz w:val="24"/>
              </w:rPr>
            </w:r>
            <w:r/>
          </w:p>
        </w:tc>
      </w:tr>
      <w:tr>
        <w:trPr>
          <w:trHeight w:val="414"/>
        </w:trPr>
        <w:tc>
          <w:tcPr>
            <w:gridSpan w:val="2"/>
            <w:tcW w:w="1784" w:type="dxa"/>
            <w:textDirection w:val="lrTb"/>
            <w:noWrap w:val="false"/>
          </w:tcPr>
          <w:p>
            <w:pPr>
              <w:pStyle w:val="937"/>
              <w:spacing w:line="273" w:lineRule="exact"/>
              <w:rPr>
                <w:rFonts w:ascii="Arial MT"/>
              </w:rPr>
            </w:pPr>
            <w:r>
              <w:rPr>
                <w:rFonts w:ascii="Arial MT"/>
                <w:sz w:val="24"/>
              </w:rPr>
              <w:t xml:space="preserve">Pre-mitigation</w:t>
            </w:r>
            <w:r>
              <w:rPr>
                <w:rFonts w:ascii="Arial MT"/>
                <w:sz w:val="24"/>
              </w:rPr>
            </w:r>
            <w:r/>
          </w:p>
        </w:tc>
        <w:tc>
          <w:tcPr>
            <w:gridSpan w:val="2"/>
            <w:tcW w:w="1936" w:type="dxa"/>
            <w:textDirection w:val="lrTb"/>
            <w:noWrap w:val="false"/>
          </w:tcPr>
          <w:p>
            <w:pPr>
              <w:pStyle w:val="937"/>
              <w:ind w:left="96"/>
              <w:spacing w:line="273" w:lineRule="exact"/>
              <w:rPr>
                <w:rFonts w:ascii="Arial MT"/>
              </w:rPr>
            </w:pPr>
            <w:r>
              <w:rPr>
                <w:rFonts w:ascii="Arial MT"/>
                <w:sz w:val="24"/>
              </w:rPr>
              <w:t xml:space="preserve">0.70</w:t>
            </w:r>
            <w:r>
              <w:rPr>
                <w:rFonts w:ascii="Arial MT"/>
                <w:sz w:val="24"/>
              </w:rPr>
            </w:r>
            <w:r/>
          </w:p>
        </w:tc>
        <w:tc>
          <w:tcPr>
            <w:gridSpan w:val="2"/>
            <w:tcW w:w="1435" w:type="dxa"/>
            <w:textDirection w:val="lrTb"/>
            <w:noWrap w:val="false"/>
          </w:tcPr>
          <w:p>
            <w:pPr>
              <w:pStyle w:val="937"/>
              <w:ind w:left="108"/>
              <w:spacing w:line="273" w:lineRule="exact"/>
              <w:rPr>
                <w:rFonts w:ascii="Arial MT"/>
              </w:rPr>
            </w:pPr>
            <w:r>
              <w:rPr>
                <w:rFonts w:ascii="Arial MT"/>
                <w:sz w:val="24"/>
              </w:rPr>
              <w:t xml:space="preserve">0.20</w:t>
            </w:r>
            <w:r>
              <w:rPr>
                <w:rFonts w:ascii="Arial MT"/>
                <w:sz w:val="24"/>
              </w:rPr>
            </w:r>
            <w:r/>
          </w:p>
        </w:tc>
        <w:tc>
          <w:tcPr>
            <w:tcW w:w="1906" w:type="dxa"/>
            <w:textDirection w:val="lrTb"/>
            <w:noWrap w:val="false"/>
          </w:tcPr>
          <w:p>
            <w:pPr>
              <w:pStyle w:val="937"/>
              <w:ind w:left="99"/>
              <w:spacing w:line="273" w:lineRule="exact"/>
              <w:rPr>
                <w:rFonts w:ascii="Arial MT"/>
              </w:rPr>
            </w:pPr>
            <w:r>
              <w:rPr>
                <w:rFonts w:ascii="Arial MT"/>
                <w:sz w:val="24"/>
              </w:rPr>
              <w:t xml:space="preserve">0.40</w:t>
            </w:r>
            <w:r>
              <w:rPr>
                <w:rFonts w:ascii="Arial MT"/>
                <w:sz w:val="24"/>
              </w:rPr>
            </w:r>
            <w:r/>
          </w:p>
        </w:tc>
        <w:tc>
          <w:tcPr>
            <w:tcW w:w="2009" w:type="dxa"/>
            <w:textDirection w:val="lrTb"/>
            <w:noWrap w:val="false"/>
          </w:tcPr>
          <w:p>
            <w:pPr>
              <w:pStyle w:val="937"/>
              <w:ind w:left="100"/>
              <w:spacing w:line="273" w:lineRule="exact"/>
              <w:rPr>
                <w:rFonts w:ascii="Arial MT"/>
              </w:rPr>
            </w:pPr>
            <w:r>
              <w:rPr>
                <w:rFonts w:ascii="Arial MT"/>
                <w:sz w:val="24"/>
              </w:rPr>
              <w:t xml:space="preserve">0.40</w:t>
            </w:r>
            <w:r>
              <w:rPr>
                <w:rFonts w:ascii="Arial MT"/>
                <w:sz w:val="24"/>
              </w:rPr>
            </w:r>
            <w:r/>
          </w:p>
        </w:tc>
      </w:tr>
      <w:tr>
        <w:trPr>
          <w:trHeight w:val="413"/>
        </w:trPr>
        <w:tc>
          <w:tcPr>
            <w:gridSpan w:val="2"/>
            <w:tcW w:w="1784" w:type="dxa"/>
            <w:textDirection w:val="lrTb"/>
            <w:noWrap w:val="false"/>
          </w:tcPr>
          <w:p>
            <w:pPr>
              <w:pStyle w:val="937"/>
              <w:spacing w:line="273" w:lineRule="exact"/>
              <w:rPr>
                <w:rFonts w:ascii="Arial MT"/>
              </w:rPr>
            </w:pPr>
            <w:r>
              <w:rPr>
                <w:rFonts w:ascii="Arial MT"/>
                <w:sz w:val="24"/>
              </w:rPr>
              <w:t xml:space="preserve">Post-mitigation</w:t>
            </w:r>
            <w:r>
              <w:rPr>
                <w:rFonts w:ascii="Arial MT"/>
                <w:sz w:val="24"/>
              </w:rPr>
            </w:r>
            <w:r/>
          </w:p>
        </w:tc>
        <w:tc>
          <w:tcPr>
            <w:gridSpan w:val="2"/>
            <w:tcW w:w="1936" w:type="dxa"/>
            <w:textDirection w:val="lrTb"/>
            <w:noWrap w:val="false"/>
          </w:tcPr>
          <w:p>
            <w:pPr>
              <w:pStyle w:val="937"/>
              <w:ind w:left="96"/>
              <w:spacing w:line="273" w:lineRule="exact"/>
              <w:rPr>
                <w:rFonts w:ascii="Arial MT"/>
              </w:rPr>
            </w:pPr>
            <w:r>
              <w:rPr>
                <w:rFonts w:ascii="Arial MT"/>
                <w:sz w:val="24"/>
              </w:rPr>
              <w:t xml:space="preserve">0.90</w:t>
            </w:r>
            <w:r>
              <w:rPr>
                <w:rFonts w:ascii="Arial MT"/>
                <w:sz w:val="24"/>
              </w:rPr>
            </w:r>
            <w:r/>
          </w:p>
        </w:tc>
        <w:tc>
          <w:tcPr>
            <w:gridSpan w:val="2"/>
            <w:tcW w:w="1435" w:type="dxa"/>
            <w:textDirection w:val="lrTb"/>
            <w:noWrap w:val="false"/>
          </w:tcPr>
          <w:p>
            <w:pPr>
              <w:pStyle w:val="937"/>
              <w:ind w:left="108"/>
              <w:spacing w:line="273" w:lineRule="exact"/>
              <w:rPr>
                <w:rFonts w:ascii="Arial MT"/>
              </w:rPr>
            </w:pPr>
            <w:r>
              <w:rPr>
                <w:rFonts w:ascii="Arial MT"/>
                <w:sz w:val="24"/>
              </w:rPr>
              <w:t xml:space="preserve">0.10</w:t>
            </w:r>
            <w:r>
              <w:rPr>
                <w:rFonts w:ascii="Arial MT"/>
                <w:sz w:val="24"/>
              </w:rPr>
            </w:r>
            <w:r/>
          </w:p>
        </w:tc>
        <w:tc>
          <w:tcPr>
            <w:tcW w:w="1906" w:type="dxa"/>
            <w:textDirection w:val="lrTb"/>
            <w:noWrap w:val="false"/>
          </w:tcPr>
          <w:p>
            <w:pPr>
              <w:pStyle w:val="937"/>
              <w:ind w:left="99"/>
              <w:spacing w:line="273" w:lineRule="exact"/>
              <w:rPr>
                <w:rFonts w:ascii="Arial MT"/>
              </w:rPr>
            </w:pPr>
            <w:r>
              <w:rPr>
                <w:rFonts w:ascii="Arial MT"/>
                <w:sz w:val="24"/>
              </w:rPr>
              <w:t xml:space="preserve">0.20</w:t>
            </w:r>
            <w:r>
              <w:rPr>
                <w:rFonts w:ascii="Arial MT"/>
                <w:sz w:val="24"/>
              </w:rPr>
            </w:r>
            <w:r/>
          </w:p>
        </w:tc>
        <w:tc>
          <w:tcPr>
            <w:tcW w:w="2009" w:type="dxa"/>
            <w:textDirection w:val="lrTb"/>
            <w:noWrap w:val="false"/>
          </w:tcPr>
          <w:p>
            <w:pPr>
              <w:pStyle w:val="937"/>
              <w:ind w:left="100"/>
              <w:spacing w:line="273" w:lineRule="exact"/>
              <w:rPr>
                <w:rFonts w:ascii="Arial MT"/>
              </w:rPr>
            </w:pPr>
            <w:r>
              <w:rPr>
                <w:rFonts w:ascii="Arial MT"/>
                <w:sz w:val="24"/>
              </w:rPr>
              <w:t xml:space="preserve">0.80</w:t>
            </w:r>
            <w:r>
              <w:rPr>
                <w:rFonts w:ascii="Arial MT"/>
                <w:sz w:val="24"/>
              </w:rPr>
            </w:r>
            <w:r/>
          </w:p>
        </w:tc>
      </w:tr>
    </w:tbl>
    <w:p>
      <w:r/>
      <w:r/>
    </w:p>
    <w:p>
      <w:pPr>
        <w:pStyle w:val="886"/>
        <w:numPr>
          <w:ilvl w:val="0"/>
          <w:numId w:val="5"/>
        </w:numPr>
        <w:tabs>
          <w:tab w:val="left" w:pos="360" w:leader="none"/>
        </w:tabs>
      </w:pPr>
      <w:r/>
      <w:bookmarkEnd w:id="123"/>
      <w:r>
        <w:rPr>
          <w:lang w:val="en-US"/>
        </w:rPr>
        <w:t xml:space="preserve">Cost Estimation Sheet</w:t>
      </w:r>
      <w:r/>
    </w:p>
    <w:p>
      <w:pPr>
        <w:pStyle w:val="885"/>
      </w:pPr>
      <w:r/>
      <w:r/>
    </w:p>
    <w:tbl>
      <w:tblPr>
        <w:tblW w:w="0" w:type="auto"/>
        <w:jc w:val="center"/>
        <w:tblInd w:w="-108" w:type="dxa"/>
        <w:tblBorders>
          <w:top w:val="single" w:color="000000" w:sz="4" w:space="0"/>
          <w:left w:val="single" w:color="000000" w:sz="4" w:space="0"/>
          <w:bottom w:val="single" w:color="000000" w:sz="4" w:space="0"/>
          <w:right w:val="single" w:color="000000" w:sz="4" w:space="0"/>
          <w:insideH w:val="single" w:color="000000" w:sz="2" w:space="0"/>
          <w:insideV w:val="single" w:color="000000" w:sz="2" w:space="0"/>
        </w:tblBorders>
        <w:tblLayout w:type="fixed"/>
        <w:tblCellMar>
          <w:left w:w="108" w:type="dxa"/>
          <w:top w:w="0" w:type="dxa"/>
          <w:right w:w="108" w:type="dxa"/>
          <w:bottom w:w="0" w:type="dxa"/>
        </w:tblCellMar>
        <w:tblLook w:val="04A0" w:firstRow="1" w:lastRow="0" w:firstColumn="1" w:lastColumn="0" w:noHBand="0" w:noVBand="1"/>
      </w:tblPr>
      <w:tblGrid>
        <w:gridCol w:w="828"/>
        <w:gridCol w:w="2715"/>
        <w:gridCol w:w="5313"/>
      </w:tblGrid>
      <w:tr>
        <w:trPr/>
        <w:tc>
          <w:tcPr>
            <w:tcW w:w="828" w:type="nil"/>
            <w:vAlign w:val="top"/>
            <w:textDirection w:val="lrTb"/>
            <w:noWrap w:val="false"/>
          </w:tcPr>
          <w:p>
            <w:pPr>
              <w:pStyle w:val="885"/>
              <w:numPr>
                <w:ilvl w:val="0"/>
                <w:numId w:val="0"/>
              </w:numPr>
              <w:ind w:left="360"/>
              <w:rPr>
                <w:rFonts w:ascii="Verdana" w:hAnsi="Verdana"/>
                <w:b/>
                <w:sz w:val="16"/>
                <w:lang w:val="en-US"/>
              </w:rPr>
            </w:pPr>
            <w:r>
              <w:rPr>
                <w:rFonts w:ascii="Verdana" w:hAnsi="Verdana"/>
                <w:b/>
                <w:sz w:val="16"/>
                <w:lang w:val="en-US"/>
              </w:rPr>
              <w:t xml:space="preserve">1.</w:t>
            </w:r>
            <w:ins w:id="21" w:author="Farrukh Saleem" w:date="2002-04-01T11:14:00Z">
              <w:r>
                <w:rPr>
                  <w:rFonts w:ascii="Verdana" w:hAnsi="Verdana"/>
                  <w:b/>
                  <w:sz w:val="16"/>
                  <w:lang w:val="en-US"/>
                </w:rPr>
              </w:r>
            </w:ins>
            <w:r/>
          </w:p>
        </w:tc>
        <w:tc>
          <w:tcPr>
            <w:tcW w:w="2715" w:type="nil"/>
            <w:vAlign w:val="top"/>
            <w:textDirection w:val="lrTb"/>
            <w:noWrap w:val="false"/>
          </w:tcPr>
          <w:p>
            <w:pPr>
              <w:pStyle w:val="885"/>
              <w:rPr>
                <w:rFonts w:ascii="Verdana" w:hAnsi="Verdana"/>
                <w:b/>
                <w:sz w:val="16"/>
                <w:lang w:val="en-US"/>
              </w:rPr>
            </w:pPr>
            <w:r>
              <w:rPr>
                <w:rFonts w:ascii="Verdana" w:hAnsi="Verdana"/>
                <w:b/>
                <w:sz w:val="16"/>
                <w:lang w:val="en-US"/>
              </w:rPr>
              <w:t xml:space="preserve">Software cost</w:t>
            </w:r>
            <w:ins w:id="22" w:author="Farrukh Saleem" w:date="2002-04-01T11:14:00Z">
              <w:r>
                <w:rPr>
                  <w:rFonts w:ascii="Verdana" w:hAnsi="Verdana"/>
                  <w:b/>
                  <w:sz w:val="16"/>
                  <w:lang w:val="en-US"/>
                </w:rPr>
              </w:r>
            </w:ins>
            <w:r/>
          </w:p>
        </w:tc>
        <w:tc>
          <w:tcPr>
            <w:tcW w:w="5313" w:type="nil"/>
            <w:vAlign w:val="top"/>
            <w:textDirection w:val="lrTb"/>
            <w:noWrap w:val="false"/>
          </w:tcPr>
          <w:p>
            <w:pPr>
              <w:pStyle w:val="885"/>
              <w:rPr>
                <w:rFonts w:ascii="Verdana" w:hAnsi="Verdana"/>
              </w:rPr>
            </w:pPr>
            <w:r>
              <w:rPr>
                <w:rFonts w:ascii="Verdana" w:hAnsi="Verdana"/>
              </w:rPr>
              <w:t xml:space="preserve"> 500$</w:t>
            </w:r>
            <w:ins w:id="23" w:author="Farrukh Saleem" w:date="2002-04-01T11:14:00Z">
              <w:r>
                <w:rPr>
                  <w:rFonts w:ascii="Verdana" w:hAnsi="Verdana"/>
                </w:rPr>
              </w:r>
            </w:ins>
            <w:r/>
          </w:p>
        </w:tc>
      </w:tr>
      <w:tr>
        <w:trPr/>
        <w:tc>
          <w:tcPr>
            <w:tcW w:w="828" w:type="nil"/>
            <w:vAlign w:val="top"/>
            <w:textDirection w:val="lrTb"/>
            <w:noWrap w:val="false"/>
          </w:tcPr>
          <w:p>
            <w:pPr>
              <w:pStyle w:val="885"/>
              <w:numPr>
                <w:ilvl w:val="0"/>
                <w:numId w:val="0"/>
              </w:numPr>
              <w:ind w:left="360"/>
              <w:rPr>
                <w:rFonts w:ascii="Verdana" w:hAnsi="Verdana"/>
                <w:b/>
                <w:sz w:val="16"/>
                <w:lang w:val="en-US"/>
              </w:rPr>
            </w:pPr>
            <w:r>
              <w:rPr>
                <w:rFonts w:ascii="Verdana" w:hAnsi="Verdana"/>
                <w:b/>
                <w:sz w:val="16"/>
                <w:lang w:val="en-US"/>
              </w:rPr>
              <w:t xml:space="preserve">2.</w:t>
            </w:r>
            <w:ins w:id="24" w:author="Farrukh Saleem" w:date="2002-04-01T11:14:00Z">
              <w:r>
                <w:rPr>
                  <w:rFonts w:ascii="Verdana" w:hAnsi="Verdana"/>
                  <w:b/>
                  <w:sz w:val="16"/>
                  <w:lang w:val="en-US"/>
                </w:rPr>
              </w:r>
            </w:ins>
            <w:r/>
          </w:p>
        </w:tc>
        <w:tc>
          <w:tcPr>
            <w:tcW w:w="2715" w:type="nil"/>
            <w:vAlign w:val="top"/>
            <w:textDirection w:val="lrTb"/>
            <w:noWrap w:val="false"/>
          </w:tcPr>
          <w:p>
            <w:pPr>
              <w:pStyle w:val="885"/>
              <w:rPr>
                <w:rFonts w:ascii="Verdana" w:hAnsi="Verdana"/>
                <w:b/>
                <w:sz w:val="16"/>
                <w:lang w:val="en-US"/>
              </w:rPr>
            </w:pPr>
            <w:r>
              <w:rPr>
                <w:rFonts w:ascii="Verdana" w:hAnsi="Verdana"/>
                <w:b/>
                <w:sz w:val="16"/>
                <w:lang w:val="en-US"/>
              </w:rPr>
              <w:t xml:space="preserve">Package Software</w:t>
            </w:r>
            <w:ins w:id="25" w:author="Farrukh Saleem" w:date="2002-04-01T11:14:00Z">
              <w:r>
                <w:rPr>
                  <w:rFonts w:ascii="Verdana" w:hAnsi="Verdana"/>
                  <w:b/>
                  <w:sz w:val="16"/>
                  <w:lang w:val="en-US"/>
                </w:rPr>
              </w:r>
            </w:ins>
            <w:r/>
          </w:p>
        </w:tc>
        <w:tc>
          <w:tcPr>
            <w:tcW w:w="5313" w:type="nil"/>
            <w:vAlign w:val="top"/>
            <w:textDirection w:val="lrTb"/>
            <w:noWrap w:val="false"/>
          </w:tcPr>
          <w:p>
            <w:pPr>
              <w:pStyle w:val="885"/>
              <w:rPr>
                <w:rFonts w:ascii="Verdana" w:hAnsi="Verdana"/>
              </w:rPr>
            </w:pPr>
            <w:r>
              <w:rPr>
                <w:rFonts w:ascii="Verdana" w:hAnsi="Verdana"/>
              </w:rPr>
              <w:t xml:space="preserve">100$</w:t>
            </w:r>
            <w:ins w:id="26" w:author="Farrukh Saleem" w:date="2002-04-01T11:14:00Z">
              <w:r>
                <w:rPr>
                  <w:rFonts w:ascii="Verdana" w:hAnsi="Verdana"/>
                </w:rPr>
              </w:r>
            </w:ins>
            <w:r/>
          </w:p>
        </w:tc>
      </w:tr>
      <w:tr>
        <w:trPr/>
        <w:tc>
          <w:tcPr>
            <w:tcW w:w="828" w:type="nil"/>
            <w:vAlign w:val="top"/>
            <w:textDirection w:val="lrTb"/>
            <w:noWrap w:val="false"/>
          </w:tcPr>
          <w:p>
            <w:pPr>
              <w:pStyle w:val="885"/>
              <w:numPr>
                <w:ilvl w:val="0"/>
                <w:numId w:val="0"/>
              </w:numPr>
              <w:ind w:left="360"/>
              <w:rPr>
                <w:rFonts w:ascii="Verdana" w:hAnsi="Verdana"/>
                <w:b/>
                <w:sz w:val="16"/>
                <w:lang w:val="en-US"/>
              </w:rPr>
            </w:pPr>
            <w:r>
              <w:rPr>
                <w:rFonts w:ascii="Verdana" w:hAnsi="Verdana"/>
                <w:b/>
                <w:sz w:val="16"/>
                <w:lang w:val="en-US"/>
              </w:rPr>
              <w:t xml:space="preserve">3.</w:t>
            </w:r>
            <w:ins w:id="27" w:author="Farrukh Saleem" w:date="2002-04-01T11:14:00Z">
              <w:r>
                <w:rPr>
                  <w:rFonts w:ascii="Verdana" w:hAnsi="Verdana"/>
                  <w:b/>
                  <w:sz w:val="16"/>
                  <w:lang w:val="en-US"/>
                </w:rPr>
              </w:r>
            </w:ins>
            <w:r/>
          </w:p>
        </w:tc>
        <w:tc>
          <w:tcPr>
            <w:tcW w:w="2715" w:type="nil"/>
            <w:vAlign w:val="top"/>
            <w:textDirection w:val="lrTb"/>
            <w:noWrap w:val="false"/>
          </w:tcPr>
          <w:p>
            <w:pPr>
              <w:pStyle w:val="885"/>
              <w:rPr>
                <w:rFonts w:ascii="Verdana" w:hAnsi="Verdana"/>
                <w:b/>
                <w:sz w:val="16"/>
                <w:lang w:val="en-US"/>
              </w:rPr>
            </w:pPr>
            <w:r>
              <w:rPr>
                <w:rFonts w:ascii="Verdana" w:hAnsi="Verdana"/>
                <w:b/>
                <w:sz w:val="16"/>
                <w:lang w:val="en-US"/>
              </w:rPr>
              <w:t xml:space="preserve">Hardware</w:t>
            </w:r>
            <w:ins w:id="28" w:author="Farrukh Saleem" w:date="2002-04-01T11:14:00Z">
              <w:r>
                <w:rPr>
                  <w:rFonts w:ascii="Verdana" w:hAnsi="Verdana"/>
                  <w:b/>
                  <w:sz w:val="16"/>
                  <w:lang w:val="en-US"/>
                </w:rPr>
              </w:r>
            </w:ins>
            <w:r/>
          </w:p>
        </w:tc>
        <w:tc>
          <w:tcPr>
            <w:tcW w:w="5313" w:type="nil"/>
            <w:vAlign w:val="top"/>
            <w:textDirection w:val="lrTb"/>
            <w:noWrap w:val="false"/>
          </w:tcPr>
          <w:p>
            <w:pPr>
              <w:pStyle w:val="885"/>
              <w:rPr>
                <w:rFonts w:ascii="Verdana" w:hAnsi="Verdana"/>
              </w:rPr>
            </w:pPr>
            <w:r>
              <w:rPr>
                <w:rFonts w:ascii="Verdana" w:hAnsi="Verdana"/>
              </w:rPr>
              <w:t xml:space="preserve">300$</w:t>
            </w:r>
            <w:ins w:id="29" w:author="Farrukh Saleem" w:date="2002-04-01T11:14:00Z">
              <w:r>
                <w:rPr>
                  <w:rFonts w:ascii="Verdana" w:hAnsi="Verdana"/>
                </w:rPr>
              </w:r>
            </w:ins>
            <w:r/>
          </w:p>
        </w:tc>
      </w:tr>
      <w:tr>
        <w:trPr/>
        <w:tc>
          <w:tcPr>
            <w:tcW w:w="828" w:type="nil"/>
            <w:vAlign w:val="top"/>
            <w:textDirection w:val="lrTb"/>
            <w:noWrap w:val="false"/>
          </w:tcPr>
          <w:p>
            <w:pPr>
              <w:pStyle w:val="885"/>
              <w:numPr>
                <w:ilvl w:val="0"/>
                <w:numId w:val="0"/>
              </w:numPr>
              <w:ind w:left="360"/>
              <w:rPr>
                <w:rFonts w:ascii="Verdana" w:hAnsi="Verdana"/>
                <w:b/>
                <w:sz w:val="16"/>
                <w:lang w:val="en-US"/>
              </w:rPr>
            </w:pPr>
            <w:r>
              <w:rPr>
                <w:rFonts w:ascii="Verdana" w:hAnsi="Verdana"/>
                <w:b/>
                <w:sz w:val="16"/>
                <w:lang w:val="en-US"/>
              </w:rPr>
              <w:t xml:space="preserve">4.</w:t>
            </w:r>
            <w:ins w:id="30" w:author="Farrukh Saleem" w:date="2002-04-01T11:14:00Z">
              <w:r>
                <w:rPr>
                  <w:rFonts w:ascii="Verdana" w:hAnsi="Verdana"/>
                  <w:b/>
                  <w:sz w:val="16"/>
                  <w:lang w:val="en-US"/>
                </w:rPr>
              </w:r>
            </w:ins>
            <w:r/>
          </w:p>
        </w:tc>
        <w:tc>
          <w:tcPr>
            <w:tcW w:w="2715" w:type="nil"/>
            <w:vAlign w:val="top"/>
            <w:textDirection w:val="lrTb"/>
            <w:noWrap w:val="false"/>
          </w:tcPr>
          <w:p>
            <w:pPr>
              <w:pStyle w:val="885"/>
              <w:rPr>
                <w:rFonts w:ascii="Verdana" w:hAnsi="Verdana"/>
                <w:b/>
                <w:sz w:val="16"/>
                <w:lang w:val="en-US"/>
              </w:rPr>
            </w:pPr>
            <w:r>
              <w:rPr>
                <w:rFonts w:ascii="Verdana" w:hAnsi="Verdana"/>
                <w:b/>
                <w:sz w:val="16"/>
                <w:lang w:val="en-US"/>
              </w:rPr>
              <w:t xml:space="preserve">Network</w:t>
            </w:r>
            <w:ins w:id="31" w:author="Farrukh Saleem" w:date="2002-04-01T11:14:00Z">
              <w:r>
                <w:rPr>
                  <w:rFonts w:ascii="Verdana" w:hAnsi="Verdana"/>
                  <w:b/>
                  <w:sz w:val="16"/>
                  <w:lang w:val="en-US"/>
                </w:rPr>
              </w:r>
            </w:ins>
            <w:r/>
          </w:p>
        </w:tc>
        <w:tc>
          <w:tcPr>
            <w:tcW w:w="5313" w:type="nil"/>
            <w:vAlign w:val="top"/>
            <w:textDirection w:val="lrTb"/>
            <w:noWrap w:val="false"/>
          </w:tcPr>
          <w:p>
            <w:pPr>
              <w:pStyle w:val="885"/>
              <w:rPr>
                <w:rFonts w:ascii="Verdana" w:hAnsi="Verdana"/>
              </w:rPr>
            </w:pPr>
            <w:r>
              <w:rPr>
                <w:rFonts w:ascii="Verdana" w:hAnsi="Verdana"/>
              </w:rPr>
              <w:t xml:space="preserve">100$</w:t>
            </w:r>
            <w:ins w:id="32" w:author="Farrukh Saleem" w:date="2002-04-01T11:14:00Z">
              <w:r>
                <w:rPr>
                  <w:rFonts w:ascii="Verdana" w:hAnsi="Verdana"/>
                </w:rPr>
              </w:r>
            </w:ins>
            <w:r/>
          </w:p>
        </w:tc>
      </w:tr>
      <w:tr>
        <w:trPr/>
        <w:tc>
          <w:tcPr>
            <w:tcW w:w="828" w:type="nil"/>
            <w:vAlign w:val="top"/>
            <w:textDirection w:val="lrTb"/>
            <w:noWrap w:val="false"/>
          </w:tcPr>
          <w:p>
            <w:pPr>
              <w:pStyle w:val="885"/>
              <w:numPr>
                <w:ilvl w:val="0"/>
                <w:numId w:val="0"/>
              </w:numPr>
              <w:ind w:left="360"/>
              <w:rPr>
                <w:rFonts w:ascii="Verdana" w:hAnsi="Verdana"/>
                <w:b/>
                <w:sz w:val="16"/>
                <w:lang w:val="en-US"/>
              </w:rPr>
            </w:pPr>
            <w:r>
              <w:rPr>
                <w:rFonts w:ascii="Verdana" w:hAnsi="Verdana"/>
                <w:b/>
                <w:sz w:val="16"/>
                <w:lang w:val="en-US"/>
              </w:rPr>
              <w:t xml:space="preserve">5.</w:t>
            </w:r>
            <w:ins w:id="33" w:author="Farrukh Saleem" w:date="2002-04-01T11:14:00Z">
              <w:r>
                <w:rPr>
                  <w:rFonts w:ascii="Verdana" w:hAnsi="Verdana"/>
                  <w:b/>
                  <w:sz w:val="16"/>
                  <w:lang w:val="en-US"/>
                </w:rPr>
              </w:r>
            </w:ins>
            <w:r/>
          </w:p>
        </w:tc>
        <w:tc>
          <w:tcPr>
            <w:tcW w:w="2715" w:type="nil"/>
            <w:vAlign w:val="top"/>
            <w:textDirection w:val="lrTb"/>
            <w:noWrap w:val="false"/>
          </w:tcPr>
          <w:p>
            <w:pPr>
              <w:pStyle w:val="885"/>
              <w:rPr>
                <w:rFonts w:ascii="Verdana" w:hAnsi="Verdana"/>
                <w:b/>
                <w:sz w:val="16"/>
                <w:lang w:val="en-US"/>
              </w:rPr>
            </w:pPr>
            <w:r>
              <w:rPr>
                <w:rFonts w:ascii="Verdana" w:hAnsi="Verdana"/>
                <w:b/>
                <w:sz w:val="16"/>
                <w:lang w:val="en-US"/>
              </w:rPr>
              <w:t xml:space="preserve">Client</w:t>
            </w:r>
            <w:ins w:id="34" w:author="Farrukh Saleem" w:date="2002-04-01T11:14:00Z">
              <w:r>
                <w:rPr>
                  <w:rFonts w:ascii="Verdana" w:hAnsi="Verdana"/>
                  <w:b/>
                  <w:sz w:val="16"/>
                  <w:lang w:val="en-US"/>
                </w:rPr>
              </w:r>
            </w:ins>
            <w:r/>
          </w:p>
        </w:tc>
        <w:tc>
          <w:tcPr>
            <w:tcW w:w="5313" w:type="nil"/>
            <w:vAlign w:val="top"/>
            <w:textDirection w:val="lrTb"/>
            <w:noWrap w:val="false"/>
          </w:tcPr>
          <w:p>
            <w:pPr>
              <w:pStyle w:val="885"/>
              <w:rPr>
                <w:rFonts w:ascii="Verdana" w:hAnsi="Verdana"/>
              </w:rPr>
            </w:pPr>
            <w:r>
              <w:rPr>
                <w:rFonts w:ascii="Verdana" w:hAnsi="Verdana"/>
              </w:rPr>
              <w:t xml:space="preserve">200$</w:t>
            </w:r>
            <w:ins w:id="35" w:author="Farrukh Saleem" w:date="2002-04-01T11:14:00Z">
              <w:r>
                <w:rPr>
                  <w:rFonts w:ascii="Verdana" w:hAnsi="Verdana"/>
                </w:rPr>
              </w:r>
            </w:ins>
            <w:r/>
          </w:p>
        </w:tc>
      </w:tr>
      <w:tr>
        <w:trPr/>
        <w:tc>
          <w:tcPr>
            <w:tcW w:w="828" w:type="nil"/>
            <w:vAlign w:val="top"/>
            <w:textDirection w:val="lrTb"/>
            <w:noWrap w:val="false"/>
          </w:tcPr>
          <w:p>
            <w:pPr>
              <w:pStyle w:val="885"/>
              <w:numPr>
                <w:ilvl w:val="0"/>
                <w:numId w:val="0"/>
              </w:numPr>
              <w:ind w:left="360"/>
              <w:rPr>
                <w:rFonts w:ascii="Verdana" w:hAnsi="Verdana"/>
                <w:b/>
                <w:sz w:val="16"/>
                <w:lang w:val="en-US"/>
              </w:rPr>
            </w:pPr>
            <w:r>
              <w:rPr>
                <w:rFonts w:ascii="Verdana" w:hAnsi="Verdana"/>
                <w:b/>
                <w:sz w:val="16"/>
                <w:lang w:val="en-US"/>
              </w:rPr>
              <w:t xml:space="preserve">6.</w:t>
            </w:r>
            <w:ins w:id="36" w:author="Farrukh Saleem" w:date="2002-04-01T11:14:00Z">
              <w:r>
                <w:rPr>
                  <w:rFonts w:ascii="Verdana" w:hAnsi="Verdana"/>
                  <w:b/>
                  <w:sz w:val="16"/>
                  <w:lang w:val="en-US"/>
                </w:rPr>
              </w:r>
            </w:ins>
            <w:r/>
          </w:p>
        </w:tc>
        <w:tc>
          <w:tcPr>
            <w:tcW w:w="2715" w:type="nil"/>
            <w:vAlign w:val="top"/>
            <w:textDirection w:val="lrTb"/>
            <w:noWrap w:val="false"/>
          </w:tcPr>
          <w:p>
            <w:pPr>
              <w:pStyle w:val="885"/>
              <w:rPr>
                <w:rFonts w:ascii="Verdana" w:hAnsi="Verdana"/>
                <w:b/>
                <w:sz w:val="16"/>
                <w:lang w:val="en-US"/>
              </w:rPr>
            </w:pPr>
            <w:r>
              <w:rPr>
                <w:rFonts w:ascii="Verdana" w:hAnsi="Verdana"/>
                <w:b/>
                <w:sz w:val="16"/>
                <w:lang w:val="en-US"/>
              </w:rPr>
              <w:t xml:space="preserve">Misc</w:t>
            </w:r>
            <w:ins w:id="37" w:author="Farrukh Saleem" w:date="2002-04-01T11:14:00Z">
              <w:r>
                <w:rPr>
                  <w:rFonts w:ascii="Verdana" w:hAnsi="Verdana"/>
                  <w:b/>
                  <w:sz w:val="16"/>
                  <w:lang w:val="en-US"/>
                </w:rPr>
              </w:r>
            </w:ins>
            <w:r/>
          </w:p>
        </w:tc>
        <w:tc>
          <w:tcPr>
            <w:tcW w:w="5313" w:type="nil"/>
            <w:vAlign w:val="top"/>
            <w:textDirection w:val="lrTb"/>
            <w:noWrap w:val="false"/>
          </w:tcPr>
          <w:p>
            <w:pPr>
              <w:pStyle w:val="885"/>
              <w:rPr>
                <w:rFonts w:ascii="Verdana" w:hAnsi="Verdana"/>
              </w:rPr>
            </w:pPr>
            <w:ins w:id="38" w:author="Maryum Xedi" w:date="2002-04-04T00:12:00Z">
              <w:r>
                <w:rPr>
                  <w:rFonts w:ascii="Verdana" w:hAnsi="Verdana"/>
                </w:rPr>
                <w:t xml:space="preserve"> </w:t>
              </w:r>
            </w:ins>
            <w:ins w:id="39" w:author="Farrukh Saleem" w:date="2002-04-01T11:14:00Z">
              <w:r>
                <w:rPr>
                  <w:rFonts w:ascii="Verdana" w:hAnsi="Verdana"/>
                </w:rPr>
              </w:r>
            </w:ins>
            <w:r/>
          </w:p>
        </w:tc>
      </w:tr>
      <w:tr>
        <w:trPr/>
        <w:tc>
          <w:tcPr>
            <w:tcW w:w="828" w:type="nil"/>
            <w:vAlign w:val="top"/>
            <w:textDirection w:val="lrTb"/>
            <w:noWrap w:val="false"/>
          </w:tcPr>
          <w:p>
            <w:pPr>
              <w:pStyle w:val="885"/>
              <w:rPr>
                <w:rFonts w:ascii="Verdana" w:hAnsi="Verdana"/>
                <w:b/>
                <w:i/>
                <w:sz w:val="16"/>
              </w:rPr>
            </w:pPr>
            <w:ins w:id="40" w:author="Farrukh Saleem" w:date="2002-04-01T11:14:00Z">
              <w:r>
                <w:rPr>
                  <w:rFonts w:ascii="Verdana" w:hAnsi="Verdana"/>
                  <w:b/>
                  <w:i/>
                  <w:sz w:val="16"/>
                </w:rPr>
              </w:r>
            </w:ins>
            <w:r/>
          </w:p>
        </w:tc>
        <w:tc>
          <w:tcPr>
            <w:tcW w:w="2715" w:type="nil"/>
            <w:vAlign w:val="top"/>
            <w:textDirection w:val="lrTb"/>
            <w:noWrap w:val="false"/>
          </w:tcPr>
          <w:p>
            <w:pPr>
              <w:pStyle w:val="885"/>
              <w:rPr>
                <w:rFonts w:ascii="Verdana" w:hAnsi="Verdana"/>
                <w:b/>
                <w:i/>
                <w:sz w:val="16"/>
              </w:rPr>
            </w:pPr>
            <w:ins w:id="41" w:author="Farrukh Saleem" w:date="2002-04-01T11:14:00Z">
              <w:r>
                <w:rPr>
                  <w:rFonts w:ascii="Verdana" w:hAnsi="Verdana"/>
                  <w:b/>
                  <w:i/>
                  <w:sz w:val="16"/>
                </w:rPr>
              </w:r>
            </w:ins>
            <w:r/>
          </w:p>
        </w:tc>
        <w:tc>
          <w:tcPr>
            <w:tcW w:w="5313" w:type="nil"/>
            <w:vAlign w:val="top"/>
            <w:textDirection w:val="lrTb"/>
            <w:noWrap w:val="false"/>
          </w:tcPr>
          <w:p>
            <w:pPr>
              <w:pStyle w:val="885"/>
              <w:rPr>
                <w:rFonts w:ascii="Verdana" w:hAnsi="Verdana"/>
                <w:i/>
                <w:sz w:val="20"/>
              </w:rPr>
            </w:pPr>
            <w:ins w:id="42" w:author="Farrukh Saleem" w:date="2002-04-01T11:14:00Z">
              <w:r>
                <w:rPr>
                  <w:rFonts w:ascii="Verdana" w:hAnsi="Verdana"/>
                  <w:i/>
                  <w:sz w:val="20"/>
                </w:rPr>
              </w:r>
            </w:ins>
            <w:r/>
          </w:p>
        </w:tc>
      </w:tr>
      <w:tr>
        <w:trPr/>
        <w:tc>
          <w:tcPr>
            <w:tcW w:w="828" w:type="nil"/>
            <w:vAlign w:val="top"/>
            <w:textDirection w:val="lrTb"/>
            <w:noWrap w:val="false"/>
          </w:tcPr>
          <w:p>
            <w:pPr>
              <w:pStyle w:val="885"/>
              <w:rPr>
                <w:rFonts w:ascii="Verdana" w:hAnsi="Verdana"/>
                <w:b/>
                <w:i/>
                <w:sz w:val="16"/>
              </w:rPr>
            </w:pPr>
            <w:ins w:id="43" w:author="Farrukh Saleem" w:date="2002-04-01T11:14:00Z">
              <w:r>
                <w:rPr>
                  <w:rFonts w:ascii="Verdana" w:hAnsi="Verdana"/>
                  <w:b/>
                  <w:i/>
                  <w:sz w:val="16"/>
                </w:rPr>
              </w:r>
            </w:ins>
            <w:r/>
          </w:p>
        </w:tc>
        <w:tc>
          <w:tcPr>
            <w:tcW w:w="2715" w:type="nil"/>
            <w:vAlign w:val="top"/>
            <w:textDirection w:val="lrTb"/>
            <w:noWrap w:val="false"/>
          </w:tcPr>
          <w:p>
            <w:pPr>
              <w:pStyle w:val="885"/>
              <w:rPr>
                <w:rFonts w:ascii="Verdana" w:hAnsi="Verdana"/>
                <w:b/>
                <w:bCs/>
                <w:iCs/>
                <w:sz w:val="16"/>
              </w:rPr>
            </w:pPr>
            <w:ins w:id="44" w:author="Farrukh Saleem" w:date="2002-04-01T11:14:00Z">
              <w:r>
                <w:rPr>
                  <w:rFonts w:ascii="Verdana" w:hAnsi="Verdana"/>
                  <w:b/>
                  <w:bCs/>
                  <w:iCs/>
                  <w:sz w:val="16"/>
                </w:rPr>
              </w:r>
            </w:ins>
            <w:r/>
          </w:p>
        </w:tc>
        <w:tc>
          <w:tcPr>
            <w:tcW w:w="5313" w:type="nil"/>
            <w:vAlign w:val="top"/>
            <w:textDirection w:val="lrTb"/>
            <w:noWrap w:val="false"/>
          </w:tcPr>
          <w:p>
            <w:pPr>
              <w:pStyle w:val="885"/>
              <w:rPr>
                <w:rFonts w:ascii="Verdana" w:hAnsi="Verdana"/>
                <w:b/>
                <w:bCs/>
                <w:iCs/>
                <w:sz w:val="20"/>
                <w:lang w:val="en-US"/>
              </w:rPr>
            </w:pPr>
            <w:r>
              <w:rPr>
                <w:rFonts w:ascii="Verdana" w:hAnsi="Verdana"/>
                <w:b/>
                <w:bCs/>
                <w:iCs/>
                <w:sz w:val="20"/>
                <w:lang w:val="en-US"/>
              </w:rPr>
              <w:t xml:space="preserve">Total Cost =1200$</w:t>
            </w:r>
            <w:ins w:id="45" w:author="Farrukh Saleem" w:date="2002-04-01T11:14:00Z">
              <w:r>
                <w:rPr>
                  <w:rFonts w:ascii="Verdana" w:hAnsi="Verdana"/>
                  <w:b/>
                  <w:bCs/>
                  <w:iCs/>
                  <w:sz w:val="20"/>
                  <w:lang w:val="en-US"/>
                </w:rPr>
              </w:r>
            </w:ins>
            <w:r/>
          </w:p>
        </w:tc>
      </w:tr>
    </w:tbl>
    <w:p>
      <w:pPr>
        <w:pStyle w:val="885"/>
        <w:rPr>
          <w:i/>
          <w:sz w:val="20"/>
        </w:rPr>
      </w:pPr>
      <w:r>
        <w:rPr>
          <w:i/>
          <w:sz w:val="20"/>
        </w:rPr>
      </w:r>
      <w:r/>
    </w:p>
    <w:p>
      <w:pPr>
        <w:pStyle w:val="886"/>
        <w:numPr>
          <w:ilvl w:val="0"/>
          <w:numId w:val="5"/>
        </w:numPr>
        <w:tabs>
          <w:tab w:val="left" w:pos="360" w:leader="none"/>
        </w:tabs>
      </w:pPr>
      <w:r/>
      <w:bookmarkStart w:id="124" w:name="_Toc51415526"/>
      <w:r>
        <w:t xml:space="preserve">References</w:t>
      </w:r>
      <w:bookmarkEnd w:id="124"/>
      <w:r/>
      <w:r/>
    </w:p>
    <w:p>
      <w:pPr>
        <w:pStyle w:val="885"/>
        <w:jc w:val="both"/>
        <w:rPr>
          <w:i/>
          <w:sz w:val="20"/>
        </w:rPr>
      </w:pPr>
      <w:r>
        <w:rPr>
          <w:i/>
          <w:sz w:val="20"/>
        </w:rPr>
        <w:t xml:space="preserve">This section should provide a complete list of all documents referenced at sp</w:t>
      </w:r>
      <w:r>
        <w:rPr>
          <w:i/>
          <w:sz w:val="20"/>
        </w:rPr>
        <w:t xml:space="preserve">ecific point in time. Each document should be identified by title, report number (if applicable), date, and publishing organization.  Specify the sources from which the references can be obtained (This section is like the bibliography in a published book).</w:t>
      </w:r>
      <w:r>
        <w:rPr>
          <w:i/>
          <w:sz w:val="20"/>
        </w:rPr>
      </w:r>
      <w:r/>
    </w:p>
    <w:p>
      <w:pPr>
        <w:pStyle w:val="885"/>
        <w:jc w:val="both"/>
        <w:rPr>
          <w:i/>
          <w:sz w:val="20"/>
        </w:rPr>
      </w:pPr>
      <w:r>
        <w:rPr>
          <w:i/>
          <w:sz w:val="20"/>
        </w:rPr>
      </w:r>
      <w:r/>
    </w:p>
    <w:p>
      <w:pPr>
        <w:pStyle w:val="885"/>
        <w:jc w:val="both"/>
        <w:rPr>
          <w:i/>
          <w:sz w:val="20"/>
        </w:rPr>
      </w:pPr>
      <w:r>
        <w:rPr>
          <w:i/>
          <w:sz w:val="20"/>
        </w:rPr>
      </w:r>
      <w:r/>
    </w:p>
    <w:tbl>
      <w:tblPr>
        <w:tblW w:w="8528" w:type="dxa"/>
        <w:jc w:val="center"/>
        <w:tblInd w:w="-810" w:type="dxa"/>
        <w:tblLayout w:type="fixed"/>
        <w:tblCellMar>
          <w:left w:w="108" w:type="dxa"/>
          <w:top w:w="0" w:type="dxa"/>
          <w:right w:w="108" w:type="dxa"/>
          <w:bottom w:w="0" w:type="dxa"/>
        </w:tblCellMar>
        <w:tblLook w:val="04A0" w:firstRow="1" w:lastRow="0" w:firstColumn="1" w:lastColumn="0" w:noHBand="0" w:noVBand="1"/>
      </w:tblPr>
      <w:tblGrid>
        <w:gridCol w:w="1035"/>
        <w:gridCol w:w="2149"/>
        <w:gridCol w:w="3004"/>
        <w:gridCol w:w="2340"/>
      </w:tblGrid>
      <w:tr>
        <w:trPr>
          <w:cantSplit/>
          <w:trHeight w:val="232"/>
          <w:tblHeader/>
        </w:trPr>
        <w:tc>
          <w:tcPr>
            <w:shd w:val="pct50" w:color="auto" w:fill="ffffff"/>
            <w:tcBorders>
              <w:top w:val="single" w:color="000000" w:sz="8" w:space="0"/>
              <w:left w:val="single" w:color="000000" w:sz="8" w:space="0"/>
              <w:bottom w:val="single" w:color="000000" w:sz="8" w:space="0"/>
              <w:right w:val="single" w:color="000000" w:sz="8" w:space="0"/>
            </w:tcBorders>
            <w:tcW w:w="1035" w:type="nil"/>
            <w:vAlign w:val="center"/>
            <w:textDirection w:val="lrTb"/>
            <w:noWrap w:val="false"/>
          </w:tcPr>
          <w:p>
            <w:pPr>
              <w:pStyle w:val="933"/>
              <w:jc w:val="center"/>
            </w:pPr>
            <w:r>
              <w:t xml:space="preserve">Ref. No.</w:t>
            </w:r>
            <w:r/>
          </w:p>
        </w:tc>
        <w:tc>
          <w:tcPr>
            <w:shd w:val="pct50" w:color="auto" w:fill="ffffff"/>
            <w:tcBorders>
              <w:top w:val="single" w:color="000000" w:sz="8" w:space="0"/>
              <w:left w:val="single" w:color="000000" w:sz="8" w:space="0"/>
              <w:bottom w:val="single" w:color="000000" w:sz="8" w:space="0"/>
              <w:right w:val="single" w:color="000000" w:sz="8" w:space="0"/>
            </w:tcBorders>
            <w:tcW w:w="2149" w:type="nil"/>
            <w:vAlign w:val="center"/>
            <w:textDirection w:val="lrTb"/>
            <w:noWrap w:val="false"/>
          </w:tcPr>
          <w:p>
            <w:pPr>
              <w:pStyle w:val="933"/>
              <w:jc w:val="center"/>
            </w:pPr>
            <w:r>
              <w:t xml:space="preserve">Document Title</w:t>
            </w:r>
            <w:r/>
          </w:p>
        </w:tc>
        <w:tc>
          <w:tcPr>
            <w:shd w:val="pct50" w:color="auto" w:fill="ffffff"/>
            <w:tcBorders>
              <w:top w:val="single" w:color="000000" w:sz="8" w:space="0"/>
              <w:left w:val="single" w:color="000000" w:sz="8" w:space="0"/>
              <w:bottom w:val="single" w:color="000000" w:sz="8" w:space="0"/>
              <w:right w:val="single" w:color="000000" w:sz="8" w:space="0"/>
            </w:tcBorders>
            <w:tcW w:w="3004" w:type="nil"/>
            <w:vAlign w:val="center"/>
            <w:textDirection w:val="lrTb"/>
            <w:noWrap w:val="false"/>
          </w:tcPr>
          <w:p>
            <w:pPr>
              <w:pStyle w:val="933"/>
              <w:jc w:val="center"/>
            </w:pPr>
            <w:r>
              <w:t xml:space="preserve">Date of Release/ Publication</w:t>
            </w:r>
            <w:r/>
          </w:p>
        </w:tc>
        <w:tc>
          <w:tcPr>
            <w:shd w:val="pct50" w:color="auto" w:fill="ffffff"/>
            <w:tcBorders>
              <w:top w:val="single" w:color="000000" w:sz="8" w:space="0"/>
              <w:left w:val="single" w:color="000000" w:sz="8" w:space="0"/>
              <w:bottom w:val="single" w:color="000000" w:sz="8" w:space="0"/>
              <w:right w:val="single" w:color="000000" w:sz="8" w:space="0"/>
            </w:tcBorders>
            <w:tcW w:w="2340" w:type="nil"/>
            <w:vAlign w:val="center"/>
            <w:textDirection w:val="lrTb"/>
            <w:noWrap w:val="false"/>
          </w:tcPr>
          <w:p>
            <w:pPr>
              <w:pStyle w:val="933"/>
              <w:jc w:val="center"/>
            </w:pPr>
            <w:r>
              <w:t xml:space="preserve">Document Source</w:t>
            </w:r>
            <w:r/>
          </w:p>
        </w:tc>
      </w:tr>
      <w:tr>
        <w:trPr>
          <w:cantSplit/>
        </w:trPr>
        <w:tc>
          <w:tcPr>
            <w:shd w:val="pct5" w:color="auto" w:fill="ffffff"/>
            <w:tcBorders>
              <w:top w:val="none" w:color="000000" w:sz="0" w:space="0"/>
              <w:left w:val="single" w:color="000000" w:sz="8" w:space="0"/>
              <w:bottom w:val="single" w:color="000000" w:sz="8" w:space="0"/>
              <w:right w:val="single" w:color="000000" w:sz="8" w:space="0"/>
            </w:tcBorders>
            <w:tcW w:w="1035" w:type="nil"/>
            <w:vAlign w:val="top"/>
            <w:textDirection w:val="lrTb"/>
            <w:noWrap w:val="false"/>
          </w:tcPr>
          <w:p>
            <w:pPr>
              <w:pStyle w:val="932"/>
              <w:jc w:val="center"/>
            </w:pPr>
            <w:r>
              <w:t xml:space="preserve">PGBH07-2022-SRS</w:t>
            </w:r>
            <w:r/>
          </w:p>
        </w:tc>
        <w:tc>
          <w:tcPr>
            <w:shd w:val="pct5" w:color="auto" w:fill="ffffff"/>
            <w:tcBorders>
              <w:top w:val="none" w:color="000000" w:sz="0" w:space="0"/>
              <w:left w:val="single" w:color="000000" w:sz="8" w:space="0"/>
              <w:bottom w:val="single" w:color="000000" w:sz="8" w:space="0"/>
              <w:right w:val="single" w:color="000000" w:sz="8" w:space="0"/>
            </w:tcBorders>
            <w:tcW w:w="2149" w:type="nil"/>
            <w:vAlign w:val="top"/>
            <w:textDirection w:val="lrTb"/>
            <w:noWrap w:val="false"/>
          </w:tcPr>
          <w:p>
            <w:pPr>
              <w:pStyle w:val="932"/>
              <w:jc w:val="center"/>
            </w:pPr>
            <w:r>
              <w:t xml:space="preserve">Design Document</w:t>
            </w:r>
            <w:r/>
          </w:p>
        </w:tc>
        <w:tc>
          <w:tcPr>
            <w:shd w:val="pct5" w:color="auto" w:fill="ffffff"/>
            <w:tcBorders>
              <w:top w:val="none" w:color="000000" w:sz="0" w:space="0"/>
              <w:left w:val="single" w:color="000000" w:sz="8" w:space="0"/>
              <w:bottom w:val="single" w:color="000000" w:sz="8" w:space="0"/>
              <w:right w:val="single" w:color="000000" w:sz="8" w:space="0"/>
            </w:tcBorders>
            <w:tcW w:w="3004" w:type="nil"/>
            <w:vAlign w:val="top"/>
            <w:textDirection w:val="lrTb"/>
            <w:noWrap w:val="false"/>
          </w:tcPr>
          <w:p>
            <w:pPr>
              <w:pStyle w:val="932"/>
              <w:jc w:val="center"/>
            </w:pPr>
            <w:r>
              <w:t xml:space="preserve">July ,07 , 2022</w:t>
            </w:r>
            <w:r/>
          </w:p>
        </w:tc>
        <w:tc>
          <w:tcPr>
            <w:shd w:val="pct5" w:color="auto" w:fill="ffffff"/>
            <w:tcBorders>
              <w:top w:val="none" w:color="000000" w:sz="0" w:space="0"/>
              <w:left w:val="single" w:color="000000" w:sz="8" w:space="0"/>
              <w:bottom w:val="single" w:color="000000" w:sz="8" w:space="0"/>
              <w:right w:val="single" w:color="000000" w:sz="8" w:space="0"/>
            </w:tcBorders>
            <w:tcW w:w="2340" w:type="nil"/>
            <w:vAlign w:val="top"/>
            <w:textDirection w:val="lrTb"/>
            <w:noWrap w:val="false"/>
          </w:tcPr>
          <w:p>
            <w:pPr>
              <w:pStyle w:val="932"/>
              <w:jc w:val="center"/>
            </w:pPr>
            <w:r/>
            <w:r>
              <w:t xml:space="preserve">https://github.com/Tayyba-Dev/Dcoumentation.git</w:t>
            </w:r>
            <w:r/>
            <w:r/>
          </w:p>
        </w:tc>
      </w:tr>
      <w:tr>
        <w:trPr>
          <w:cantSplit/>
        </w:trPr>
        <w:tc>
          <w:tcPr>
            <w:shd w:val="pct5" w:color="auto" w:fill="ffffff"/>
            <w:tcBorders>
              <w:top w:val="single" w:color="000000" w:sz="8" w:space="0"/>
              <w:left w:val="single" w:color="000000" w:sz="8" w:space="0"/>
              <w:bottom w:val="single" w:color="000000" w:sz="8" w:space="0"/>
              <w:right w:val="single" w:color="000000" w:sz="8" w:space="0"/>
            </w:tcBorders>
            <w:tcW w:w="1035" w:type="nil"/>
            <w:vAlign w:val="center"/>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149"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3004"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340" w:type="nil"/>
            <w:vAlign w:val="top"/>
            <w:textDirection w:val="lrTb"/>
            <w:noWrap w:val="false"/>
          </w:tcPr>
          <w:p>
            <w:pPr>
              <w:pStyle w:val="932"/>
            </w:pPr>
            <w:r/>
            <w:r/>
          </w:p>
        </w:tc>
      </w:tr>
      <w:tr>
        <w:trPr>
          <w:cantSplit/>
        </w:trPr>
        <w:tc>
          <w:tcPr>
            <w:shd w:val="pct5" w:color="auto" w:fill="ffffff"/>
            <w:tcBorders>
              <w:top w:val="single" w:color="000000" w:sz="8" w:space="0"/>
              <w:left w:val="single" w:color="000000" w:sz="8" w:space="0"/>
              <w:bottom w:val="single" w:color="000000" w:sz="8" w:space="0"/>
              <w:right w:val="single" w:color="000000" w:sz="8" w:space="0"/>
            </w:tcBorders>
            <w:tcW w:w="1035" w:type="nil"/>
            <w:vAlign w:val="center"/>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149"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3004"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340" w:type="nil"/>
            <w:vAlign w:val="top"/>
            <w:textDirection w:val="lrTb"/>
            <w:noWrap w:val="false"/>
          </w:tcPr>
          <w:p>
            <w:pPr>
              <w:pStyle w:val="932"/>
            </w:pPr>
            <w:r/>
            <w:r/>
          </w:p>
        </w:tc>
      </w:tr>
      <w:tr>
        <w:trPr>
          <w:cantSplit/>
        </w:trPr>
        <w:tc>
          <w:tcPr>
            <w:shd w:val="pct5" w:color="auto" w:fill="ffffff"/>
            <w:tcBorders>
              <w:top w:val="single" w:color="000000" w:sz="8" w:space="0"/>
              <w:left w:val="single" w:color="000000" w:sz="8" w:space="0"/>
              <w:bottom w:val="single" w:color="000000" w:sz="8" w:space="0"/>
              <w:right w:val="single" w:color="000000" w:sz="8" w:space="0"/>
            </w:tcBorders>
            <w:tcW w:w="1035" w:type="nil"/>
            <w:vAlign w:val="center"/>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149"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3004"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340" w:type="nil"/>
            <w:vAlign w:val="top"/>
            <w:textDirection w:val="lrTb"/>
            <w:noWrap w:val="false"/>
          </w:tcPr>
          <w:p>
            <w:pPr>
              <w:pStyle w:val="932"/>
            </w:pPr>
            <w:r/>
            <w:r/>
          </w:p>
        </w:tc>
      </w:tr>
      <w:tr>
        <w:trPr>
          <w:cantSplit/>
        </w:trPr>
        <w:tc>
          <w:tcPr>
            <w:shd w:val="pct5" w:color="auto" w:fill="ffffff"/>
            <w:tcBorders>
              <w:top w:val="single" w:color="000000" w:sz="8" w:space="0"/>
              <w:left w:val="single" w:color="000000" w:sz="8" w:space="0"/>
              <w:bottom w:val="single" w:color="000000" w:sz="8" w:space="0"/>
              <w:right w:val="single" w:color="000000" w:sz="8" w:space="0"/>
            </w:tcBorders>
            <w:tcW w:w="1035" w:type="nil"/>
            <w:vAlign w:val="center"/>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149"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3004"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340" w:type="nil"/>
            <w:vAlign w:val="top"/>
            <w:textDirection w:val="lrTb"/>
            <w:noWrap w:val="false"/>
          </w:tcPr>
          <w:p>
            <w:pPr>
              <w:pStyle w:val="932"/>
            </w:pPr>
            <w:r/>
            <w:r/>
          </w:p>
        </w:tc>
      </w:tr>
      <w:tr>
        <w:trPr>
          <w:cantSplit/>
        </w:trPr>
        <w:tc>
          <w:tcPr>
            <w:shd w:val="pct5" w:color="auto" w:fill="ffffff"/>
            <w:tcBorders>
              <w:top w:val="single" w:color="000000" w:sz="8" w:space="0"/>
              <w:left w:val="single" w:color="000000" w:sz="8" w:space="0"/>
              <w:bottom w:val="single" w:color="000000" w:sz="8" w:space="0"/>
              <w:right w:val="single" w:color="000000" w:sz="8" w:space="0"/>
            </w:tcBorders>
            <w:tcW w:w="1035" w:type="nil"/>
            <w:vAlign w:val="center"/>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149"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3004" w:type="nil"/>
            <w:vAlign w:val="top"/>
            <w:textDirection w:val="lrTb"/>
            <w:noWrap w:val="false"/>
          </w:tcPr>
          <w:p>
            <w:pPr>
              <w:pStyle w:val="932"/>
            </w:pPr>
            <w:r/>
            <w:r/>
          </w:p>
        </w:tc>
        <w:tc>
          <w:tcPr>
            <w:shd w:val="pct5" w:color="auto" w:fill="ffffff"/>
            <w:tcBorders>
              <w:top w:val="single" w:color="000000" w:sz="8" w:space="0"/>
              <w:left w:val="single" w:color="000000" w:sz="8" w:space="0"/>
              <w:bottom w:val="single" w:color="000000" w:sz="8" w:space="0"/>
              <w:right w:val="single" w:color="000000" w:sz="8" w:space="0"/>
            </w:tcBorders>
            <w:tcW w:w="2340" w:type="nil"/>
            <w:vAlign w:val="top"/>
            <w:textDirection w:val="lrTb"/>
            <w:noWrap w:val="false"/>
          </w:tcPr>
          <w:p>
            <w:pPr>
              <w:pStyle w:val="932"/>
            </w:pPr>
            <w:r/>
            <w:r/>
          </w:p>
        </w:tc>
      </w:tr>
    </w:tbl>
    <w:p>
      <w:pPr>
        <w:pStyle w:val="912"/>
      </w:pPr>
      <w:r/>
      <w:r/>
    </w:p>
    <w:p>
      <w:pPr>
        <w:pStyle w:val="886"/>
        <w:numPr>
          <w:ilvl w:val="0"/>
          <w:numId w:val="5"/>
        </w:numPr>
        <w:tabs>
          <w:tab w:val="left" w:pos="360" w:leader="none"/>
        </w:tabs>
      </w:pPr>
      <w:r/>
      <w:bookmarkStart w:id="125" w:name="_Toc51415527"/>
      <w:r>
        <w:t xml:space="preserve">Appendices</w:t>
      </w:r>
      <w:bookmarkEnd w:id="125"/>
      <w:r/>
      <w:r/>
    </w:p>
    <w:p>
      <w:pPr>
        <w:pStyle w:val="885"/>
        <w:jc w:val="both"/>
        <w:rPr>
          <w:i/>
          <w:sz w:val="20"/>
        </w:rPr>
      </w:pPr>
      <w:r>
        <w:rPr>
          <w:i/>
          <w:sz w:val="20"/>
        </w:rPr>
        <w:t xml:space="preserve">Include supporting details that would be too distracting to include in the main body of the document.</w:t>
      </w:r>
      <w:r>
        <w:rPr>
          <w:i/>
          <w:sz w:val="20"/>
        </w:rPr>
      </w:r>
      <w:r/>
    </w:p>
    <w:p>
      <w:pPr>
        <w:pStyle w:val="885"/>
        <w:jc w:val="both"/>
        <w:rPr>
          <w:i/>
          <w:sz w:val="20"/>
        </w:rPr>
      </w:pPr>
      <w:r>
        <w:rPr>
          <w:i/>
          <w:sz w:val="20"/>
        </w:rPr>
      </w:r>
      <w:r/>
    </w:p>
    <w:sectPr>
      <w:headerReference w:type="default" r:id="rId9"/>
      <w:footerReference w:type="default" r:id="rId10"/>
      <w:footnotePr/>
      <w:endnotePr/>
      <w:type w:val="continuous"/>
      <w:pgSz w:w="12240" w:h="15840" w:orient="portrait"/>
      <w:pgMar w:top="1080" w:right="1440" w:bottom="1152" w:left="1440" w:header="720" w:footer="720" w:gutter="0"/>
      <w:cols w:num="1" w:sep="0" w:space="1701"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panose1 w:val="02000603000000000000"/>
  </w:font>
  <w:font w:name="timesnewromanpsmt">
    <w:panose1 w:val="02000603000000000000"/>
  </w:font>
  <w:font w:name="Symbol">
    <w:panose1 w:val="05050102010706020507"/>
  </w:font>
  <w:font w:name="Courier New">
    <w:panose1 w:val="02070409020205020404"/>
  </w:font>
  <w:font w:name="Wingdings">
    <w:panose1 w:val="05040102010807070707"/>
  </w:font>
  <w:font w:name="Century Gothic">
    <w:panose1 w:val="020B0604020202020204"/>
  </w:font>
  <w:font w:name="Verdana">
    <w:panose1 w:val="020B0606030504020204"/>
  </w:font>
  <w:font w:name="Tahoma">
    <w:panose1 w:val="020B0502040504020204"/>
  </w:font>
  <w:font w:name="Arial">
    <w:panose1 w:val="020B0604020202020204"/>
  </w:font>
  <w:font w:name="Arial Black">
    <w:panose1 w:val="020B0A04020102020204"/>
  </w:font>
  <w:font w:name="commonbullets">
    <w:panose1 w:val="02000603000000000000"/>
  </w:font>
  <w:font w:name="SimSun">
    <w:panose1 w:val="02000506000000020000"/>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7"/>
      <w:tabs>
        <w:tab w:val="center" w:pos="4320" w:leader="none"/>
        <w:tab w:val="center" w:pos="5220" w:leader="none"/>
        <w:tab w:val="right" w:pos="9360" w:leader="none"/>
        <w:tab w:val="right" w:pos="10350" w:leader="none"/>
      </w:tabs>
      <w:rPr>
        <w:rFonts w:ascii="Tahoma" w:hAnsi="Tahoma"/>
        <w:sz w:val="16"/>
      </w:rPr>
      <w:pBdr>
        <w:bottom w:val="single" w:color="000000" w:sz="4" w:space="1"/>
      </w:pBdr>
    </w:pPr>
    <w:r>
      <w:rPr>
        <w:rFonts w:ascii="Tahoma" w:hAnsi="Tahoma"/>
        <w:sz w:val="16"/>
      </w:rPr>
    </w:r>
    <w:r/>
  </w:p>
  <w:p>
    <w:pPr>
      <w:pStyle w:val="906"/>
      <w:tabs>
        <w:tab w:val="center" w:pos="4320" w:leader="none"/>
        <w:tab w:val="right" w:pos="8820" w:leader="none"/>
      </w:tabs>
    </w:pPr>
    <w:r>
      <w:rPr>
        <w:rFonts w:ascii="Tahoma" w:hAnsi="Tahoma"/>
        <w:sz w:val="16"/>
      </w:rPr>
      <w:t xml:space="preserve">Sept. 15, 2003</w:t>
    </w:r>
    <w:r>
      <w:rPr>
        <w:rFonts w:ascii="Tahoma" w:hAnsi="Tahoma"/>
        <w:sz w:val="16"/>
      </w:rPr>
      <w:tab/>
    </w:r>
    <w:r>
      <w:rPr>
        <w:rFonts w:ascii="Tahoma" w:hAnsi="Tahoma"/>
        <w:sz w:val="16"/>
      </w:rPr>
      <w:t xml:space="preserve">                                                                                                                                                     Page </w:t>
    </w:r>
    <w:r>
      <w:rPr>
        <w:rFonts w:ascii="Tahoma" w:hAnsi="Tahoma"/>
        <w:sz w:val="16"/>
      </w:rPr>
      <w:fldChar w:fldCharType="begin"/>
    </w:r>
    <w:r>
      <w:rPr>
        <w:rFonts w:ascii="Tahoma" w:hAnsi="Tahoma"/>
        <w:sz w:val="16"/>
      </w:rPr>
      <w:instrText xml:space="preserve"> PAGE \* Arabic \* MERGEFORMAT </w:instrText>
    </w:r>
    <w:r>
      <w:rPr>
        <w:rFonts w:ascii="Tahoma" w:hAnsi="Tahoma"/>
        <w:sz w:val="16"/>
      </w:rPr>
      <w:fldChar w:fldCharType="separate"/>
    </w:r>
    <w:r>
      <w:rPr>
        <w:rFonts w:ascii="Tahoma" w:hAnsi="Tahoma"/>
        <w:sz w:val="16"/>
      </w:rPr>
      <w:t xml:space="preserve">2</w:t>
    </w:r>
    <w:r>
      <w:rPr>
        <w:rFonts w:ascii="Tahoma" w:hAnsi="Tahoma"/>
        <w:sz w:val="16"/>
      </w:rPr>
      <w:fldChar w:fldCharType="end"/>
    </w:r>
    <w:r>
      <w:rPr>
        <w:rFonts w:ascii="Tahoma" w:hAnsi="Tahoma"/>
        <w:sz w:val="16"/>
      </w:rPr>
      <w:t xml:space="preserve"> of </w:t>
    </w:r>
    <w:r>
      <w:rPr>
        <w:rFonts w:ascii="Tahoma" w:hAnsi="Tahoma"/>
        <w:sz w:val="16"/>
      </w:rPr>
      <w:fldChar w:fldCharType="begin"/>
    </w:r>
    <w:r>
      <w:rPr>
        <w:rFonts w:ascii="Tahoma" w:hAnsi="Tahoma"/>
        <w:sz w:val="16"/>
      </w:rPr>
      <w:instrText xml:space="preserve"> NUMPAGES \* Arabic \* MERGEFORMAT </w:instrText>
    </w:r>
    <w:r>
      <w:rPr>
        <w:rFonts w:ascii="Tahoma" w:hAnsi="Tahoma"/>
        <w:sz w:val="16"/>
      </w:rPr>
      <w:fldChar w:fldCharType="separate"/>
    </w:r>
    <w:r>
      <w:rPr>
        <w:rFonts w:ascii="Tahoma" w:hAnsi="Tahoma"/>
        <w:sz w:val="16"/>
      </w:rPr>
      <w:t xml:space="preserve">10</w:t>
    </w:r>
    <w:r>
      <w:rPr>
        <w:rFonts w:ascii="Tahoma" w:hAnsi="Tahoma"/>
        <w:sz w:val="16"/>
      </w:rPr>
      <w:fldChar w:fldCharType="end"/>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7"/>
      <w:tabs>
        <w:tab w:val="center" w:pos="4320" w:leader="none"/>
        <w:tab w:val="center" w:pos="5220" w:leader="none"/>
        <w:tab w:val="right" w:pos="9360" w:leader="none"/>
        <w:tab w:val="right" w:pos="10350" w:leader="none"/>
      </w:tabs>
      <w:rPr>
        <w:rFonts w:ascii="Tahoma" w:hAnsi="Tahoma"/>
        <w:sz w:val="16"/>
      </w:rPr>
      <w:pBdr>
        <w:bottom w:val="single" w:color="000000" w:sz="4" w:space="1"/>
      </w:pBdr>
    </w:pPr>
    <w:r>
      <w:rPr>
        <w:rFonts w:ascii="Tahoma" w:hAnsi="Tahoma"/>
        <w:sz w:val="16"/>
      </w:rPr>
      <w:t xml:space="preserve">&lt;Project code&gt;</w:t>
    </w:r>
    <w:r>
      <w:rPr>
        <w:rFonts w:ascii="Tahoma" w:hAnsi="Tahoma"/>
        <w:sz w:val="16"/>
      </w:rPr>
      <w:tab/>
    </w:r>
    <w:r>
      <w:rPr>
        <w:rFonts w:ascii="Tahoma" w:hAnsi="Tahoma"/>
        <w:sz w:val="16"/>
      </w:rPr>
      <w:t xml:space="preserve">Functional Specifications Document</w:t>
    </w:r>
    <w:r>
      <w:rPr>
        <w:rFonts w:ascii="Tahoma" w:hAnsi="Tahoma"/>
        <w:sz w:val="16"/>
      </w:rPr>
      <w:tab/>
    </w:r>
    <w:r>
      <w:rPr>
        <w:rFonts w:ascii="Tahoma" w:hAnsi="Tahoma"/>
        <w:sz w:val="16"/>
      </w:rPr>
      <w:t xml:space="preserve">        &lt;Version x&gt;</w:t>
    </w:r>
    <w:r>
      <w:rPr>
        <w:rFonts w:ascii="Tahoma" w:hAnsi="Tahoma"/>
        <w:sz w:val="16"/>
      </w:rPr>
    </w:r>
    <w:r/>
  </w:p>
  <w:p>
    <w:pPr>
      <w:pStyle w:val="907"/>
      <w:tabs>
        <w:tab w:val="center" w:pos="4320" w:leader="none"/>
        <w:tab w:val="right" w:pos="8640" w:leader="none"/>
      </w:tabs>
      <w:rPr>
        <w:rFonts w:ascii="Arial" w:hAnsi="Arial"/>
        <w:b/>
        <w:bCs/>
        <w:color w:val="FFFFFF"/>
        <w:spacing w:val="40"/>
        <w:sz w:val="16"/>
      </w:rPr>
    </w:pPr>
    <w:r>
      <w:rPr>
        <w:rFonts w:ascii="Arial" w:hAnsi="Arial"/>
        <w:b/>
        <w:bCs/>
        <w:color w:val="FFFFFF"/>
        <w:spacing w:val="40"/>
        <w:sz w:val="16"/>
      </w:rPr>
    </w:r>
    <w:r/>
  </w:p>
  <w:p>
    <w:pPr>
      <w:pStyle w:val="907"/>
      <w:tabs>
        <w:tab w:val="center" w:pos="4320" w:leader="none"/>
        <w:tab w:val="right" w:pos="8640" w:leader="none"/>
      </w:tabs>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pStyle w:val="885"/>
        <w:ind w:left="0" w:hanging="360"/>
        <w:tabs>
          <w:tab w:val="num" w:pos="0" w:leader="none"/>
        </w:tabs>
      </w:pPr>
    </w:lvl>
    <w:lvl w:ilvl="1">
      <w:start w:val="1"/>
      <w:numFmt w:val="decimal"/>
      <w:pStyle w:val="926"/>
      <w:isLgl w:val="false"/>
      <w:suff w:val="tab"/>
      <w:lvlText w:val="%2.%1"/>
      <w:lvlJc w:val="left"/>
      <w:pPr>
        <w:pStyle w:val="885"/>
        <w:ind w:left="360" w:hanging="360"/>
        <w:tabs>
          <w:tab w:val="num" w:pos="360" w:leader="none"/>
        </w:tabs>
      </w:pPr>
    </w:lvl>
    <w:lvl w:ilvl="2">
      <w:start w:val="1"/>
      <w:numFmt w:val="decimal"/>
      <w:isLgl w:val="false"/>
      <w:suff w:val="tab"/>
      <w:lvlText w:val="%1.%2.%3"/>
      <w:lvlJc w:val="left"/>
      <w:pPr>
        <w:pStyle w:val="885"/>
        <w:ind w:left="720" w:hanging="360"/>
        <w:tabs>
          <w:tab w:val="num" w:pos="1080" w:leader="none"/>
        </w:tabs>
      </w:pPr>
    </w:lvl>
    <w:lvl w:ilvl="3">
      <w:start w:val="1"/>
      <w:numFmt w:val="decimal"/>
      <w:isLgl w:val="false"/>
      <w:suff w:val="tab"/>
      <w:lvlText w:val="(%4)"/>
      <w:lvlJc w:val="left"/>
      <w:pPr>
        <w:pStyle w:val="885"/>
        <w:ind w:left="1080" w:hanging="360"/>
        <w:tabs>
          <w:tab w:val="num" w:pos="1080" w:leader="none"/>
        </w:tabs>
      </w:pPr>
    </w:lvl>
    <w:lvl w:ilvl="4">
      <w:start w:val="1"/>
      <w:numFmt w:val="lowerLetter"/>
      <w:isLgl w:val="false"/>
      <w:suff w:val="tab"/>
      <w:lvlText w:val="(%5)"/>
      <w:lvlJc w:val="left"/>
      <w:pPr>
        <w:pStyle w:val="885"/>
        <w:ind w:left="1440" w:hanging="360"/>
        <w:tabs>
          <w:tab w:val="num" w:pos="1440" w:leader="none"/>
        </w:tabs>
      </w:pPr>
    </w:lvl>
    <w:lvl w:ilvl="5">
      <w:start w:val="1"/>
      <w:numFmt w:val="lowerRoman"/>
      <w:isLgl w:val="false"/>
      <w:suff w:val="tab"/>
      <w:lvlText w:val="(%6)"/>
      <w:lvlJc w:val="left"/>
      <w:pPr>
        <w:pStyle w:val="885"/>
        <w:ind w:left="1800" w:hanging="360"/>
        <w:tabs>
          <w:tab w:val="num" w:pos="1800" w:leader="none"/>
        </w:tabs>
      </w:pPr>
    </w:lvl>
    <w:lvl w:ilvl="6">
      <w:start w:val="1"/>
      <w:numFmt w:val="decimal"/>
      <w:isLgl w:val="false"/>
      <w:suff w:val="tab"/>
      <w:lvlText w:val="%7."/>
      <w:lvlJc w:val="left"/>
      <w:pPr>
        <w:pStyle w:val="885"/>
        <w:ind w:left="2160" w:hanging="360"/>
        <w:tabs>
          <w:tab w:val="num" w:pos="2160" w:leader="none"/>
        </w:tabs>
      </w:pPr>
    </w:lvl>
    <w:lvl w:ilvl="7">
      <w:start w:val="1"/>
      <w:numFmt w:val="lowerLetter"/>
      <w:isLgl w:val="false"/>
      <w:suff w:val="tab"/>
      <w:lvlText w:val="%8."/>
      <w:lvlJc w:val="left"/>
      <w:pPr>
        <w:pStyle w:val="885"/>
        <w:ind w:left="2520" w:hanging="360"/>
        <w:tabs>
          <w:tab w:val="num" w:pos="2520" w:leader="none"/>
        </w:tabs>
      </w:pPr>
    </w:lvl>
    <w:lvl w:ilvl="8">
      <w:start w:val="1"/>
      <w:numFmt w:val="lowerRoman"/>
      <w:isLgl w:val="false"/>
      <w:suff w:val="tab"/>
      <w:lvlText w:val="%9."/>
      <w:lvlJc w:val="left"/>
      <w:pPr>
        <w:pStyle w:val="885"/>
        <w:ind w:left="2880" w:hanging="360"/>
        <w:tabs>
          <w:tab w:val="num" w:pos="2880" w:leader="none"/>
        </w:tabs>
      </w:pPr>
    </w:lvl>
  </w:abstractNum>
  <w:abstractNum w:abstractNumId="1">
    <w:multiLevelType w:val="hybridMultilevel"/>
    <w:lvl w:ilvl="0">
      <w:start w:val="1"/>
      <w:numFmt w:val="decimal"/>
      <w:isLgl w:val="false"/>
      <w:suff w:val="tab"/>
      <w:lvlText w:val="%1."/>
      <w:lvlJc w:val="left"/>
      <w:pPr>
        <w:pStyle w:val="885"/>
        <w:ind w:left="360" w:hanging="360"/>
        <w:tabs>
          <w:tab w:val="num" w:pos="360" w:leader="none"/>
        </w:tabs>
      </w:pPr>
      <w:rPr>
        <w:sz w:val="32"/>
      </w:rPr>
    </w:lvl>
    <w:lvl w:ilvl="1">
      <w:start w:val="1"/>
      <w:numFmt w:val="decimal"/>
      <w:isLgl w:val="false"/>
      <w:suff w:val="tab"/>
      <w:lvlText w:val="%1.%2"/>
      <w:lvlJc w:val="left"/>
      <w:pPr>
        <w:pStyle w:val="885"/>
        <w:ind w:left="390" w:hanging="390"/>
        <w:tabs>
          <w:tab w:val="num" w:pos="390" w:leader="none"/>
        </w:tabs>
      </w:pPr>
    </w:lvl>
    <w:lvl w:ilvl="2">
      <w:start w:val="1"/>
      <w:numFmt w:val="decimal"/>
      <w:isLgl w:val="false"/>
      <w:suff w:val="tab"/>
      <w:lvlText w:val="%1.%2.%3"/>
      <w:lvlJc w:val="left"/>
      <w:pPr>
        <w:pStyle w:val="885"/>
        <w:ind w:left="720" w:hanging="720"/>
        <w:tabs>
          <w:tab w:val="num" w:pos="720" w:leader="none"/>
        </w:tabs>
      </w:pPr>
    </w:lvl>
    <w:lvl w:ilvl="3">
      <w:start w:val="1"/>
      <w:numFmt w:val="decimal"/>
      <w:isLgl w:val="false"/>
      <w:suff w:val="tab"/>
      <w:lvlText w:val="%1.%2.%3.%4"/>
      <w:lvlJc w:val="left"/>
      <w:pPr>
        <w:pStyle w:val="885"/>
        <w:ind w:left="1080" w:hanging="1080"/>
        <w:tabs>
          <w:tab w:val="num" w:pos="1080" w:leader="none"/>
        </w:tabs>
      </w:pPr>
    </w:lvl>
    <w:lvl w:ilvl="4">
      <w:start w:val="1"/>
      <w:numFmt w:val="decimal"/>
      <w:isLgl w:val="false"/>
      <w:suff w:val="tab"/>
      <w:lvlText w:val="%1.%2.%3.%4.%5"/>
      <w:lvlJc w:val="left"/>
      <w:pPr>
        <w:pStyle w:val="885"/>
        <w:ind w:left="1080" w:hanging="1080"/>
        <w:tabs>
          <w:tab w:val="num" w:pos="1080" w:leader="none"/>
        </w:tabs>
      </w:pPr>
    </w:lvl>
    <w:lvl w:ilvl="5">
      <w:start w:val="1"/>
      <w:numFmt w:val="decimal"/>
      <w:isLgl w:val="false"/>
      <w:suff w:val="tab"/>
      <w:lvlText w:val="%1.%2.%3.%4.%5.%6"/>
      <w:lvlJc w:val="left"/>
      <w:pPr>
        <w:pStyle w:val="885"/>
        <w:ind w:left="1440" w:hanging="1440"/>
        <w:tabs>
          <w:tab w:val="num" w:pos="1440" w:leader="none"/>
        </w:tabs>
      </w:pPr>
    </w:lvl>
    <w:lvl w:ilvl="6">
      <w:start w:val="1"/>
      <w:numFmt w:val="decimal"/>
      <w:isLgl w:val="false"/>
      <w:suff w:val="tab"/>
      <w:lvlText w:val="%1.%2.%3.%4.%5.%6.%7"/>
      <w:lvlJc w:val="left"/>
      <w:pPr>
        <w:pStyle w:val="885"/>
        <w:ind w:left="1440" w:hanging="1440"/>
        <w:tabs>
          <w:tab w:val="num" w:pos="1440" w:leader="none"/>
        </w:tabs>
      </w:pPr>
    </w:lvl>
    <w:lvl w:ilvl="7">
      <w:start w:val="1"/>
      <w:numFmt w:val="decimal"/>
      <w:isLgl w:val="false"/>
      <w:suff w:val="tab"/>
      <w:lvlText w:val="%1.%2.%3.%4.%5.%6.%7.%8"/>
      <w:lvlJc w:val="left"/>
      <w:pPr>
        <w:pStyle w:val="885"/>
        <w:ind w:left="1800" w:hanging="1800"/>
        <w:tabs>
          <w:tab w:val="num" w:pos="1800" w:leader="none"/>
        </w:tabs>
      </w:pPr>
    </w:lvl>
    <w:lvl w:ilvl="8">
      <w:start w:val="1"/>
      <w:numFmt w:val="decimal"/>
      <w:isLgl w:val="false"/>
      <w:suff w:val="tab"/>
      <w:lvlText w:val="%1.%2.%3.%4.%5.%6.%7.%8.%9"/>
      <w:lvlJc w:val="left"/>
      <w:pPr>
        <w:pStyle w:val="885"/>
        <w:ind w:left="1800" w:hanging="1800"/>
        <w:tabs>
          <w:tab w:val="num" w:pos="1800" w:leader="none"/>
        </w:tabs>
      </w:pPr>
    </w:lvl>
  </w:abstractNum>
  <w:abstractNum w:abstractNumId="2">
    <w:multiLevelType w:val="hybridMultilevel"/>
    <w:lvl w:ilvl="0">
      <w:start w:val="1"/>
      <w:numFmt w:val="decimal"/>
      <w:isLgl w:val="false"/>
      <w:suff w:val="tab"/>
      <w:lvlText w:val="%1."/>
      <w:lvlJc w:val="left"/>
      <w:pPr>
        <w:pStyle w:val="885"/>
        <w:ind w:left="432" w:hanging="432"/>
        <w:tabs>
          <w:tab w:val="num" w:pos="432" w:leader="none"/>
        </w:tabs>
      </w:pPr>
    </w:lvl>
    <w:lvl w:ilvl="1">
      <w:start w:val="1"/>
      <w:numFmt w:val="decimal"/>
      <w:isLgl w:val="false"/>
      <w:suff w:val="tab"/>
      <w:lvlText w:val="%1.%2"/>
      <w:lvlJc w:val="left"/>
      <w:pPr>
        <w:pStyle w:val="885"/>
        <w:ind w:left="576" w:hanging="576"/>
        <w:tabs>
          <w:tab w:val="num" w:pos="576" w:leader="none"/>
        </w:tabs>
      </w:pPr>
    </w:lvl>
    <w:lvl w:ilvl="2">
      <w:start w:val="1"/>
      <w:numFmt w:val="decimal"/>
      <w:isLgl w:val="false"/>
      <w:suff w:val="tab"/>
      <w:lvlText w:val="%1.%2.%3"/>
      <w:lvlJc w:val="left"/>
      <w:pPr>
        <w:pStyle w:val="885"/>
        <w:ind w:left="720" w:hanging="720"/>
        <w:tabs>
          <w:tab w:val="num" w:pos="720" w:leader="none"/>
        </w:tabs>
      </w:pPr>
    </w:lvl>
    <w:lvl w:ilvl="3">
      <w:start w:val="1"/>
      <w:numFmt w:val="decimal"/>
      <w:pStyle w:val="889"/>
      <w:isLgl w:val="false"/>
      <w:suff w:val="tab"/>
      <w:lvlText w:val="%1.%2.%3.%4"/>
      <w:lvlJc w:val="left"/>
      <w:pPr>
        <w:pStyle w:val="885"/>
        <w:ind w:left="864" w:hanging="864"/>
        <w:tabs>
          <w:tab w:val="num" w:pos="864" w:leader="none"/>
        </w:tabs>
      </w:pPr>
    </w:lvl>
    <w:lvl w:ilvl="4">
      <w:start w:val="1"/>
      <w:numFmt w:val="decimal"/>
      <w:pStyle w:val="890"/>
      <w:isLgl w:val="false"/>
      <w:suff w:val="tab"/>
      <w:lvlText w:val="%1.%2.%3.%4.%5"/>
      <w:lvlJc w:val="left"/>
      <w:pPr>
        <w:pStyle w:val="885"/>
        <w:ind w:left="1008" w:hanging="1008"/>
        <w:tabs>
          <w:tab w:val="num" w:pos="1008" w:leader="none"/>
        </w:tabs>
      </w:pPr>
    </w:lvl>
    <w:lvl w:ilvl="5">
      <w:start w:val="1"/>
      <w:numFmt w:val="decimal"/>
      <w:pStyle w:val="891"/>
      <w:isLgl w:val="false"/>
      <w:suff w:val="tab"/>
      <w:lvlText w:val="%1.%2.%3.%4.%5.%6"/>
      <w:lvlJc w:val="left"/>
      <w:pPr>
        <w:pStyle w:val="885"/>
        <w:ind w:left="1152" w:hanging="1152"/>
        <w:tabs>
          <w:tab w:val="num" w:pos="1152" w:leader="none"/>
        </w:tabs>
      </w:pPr>
    </w:lvl>
    <w:lvl w:ilvl="6">
      <w:start w:val="1"/>
      <w:numFmt w:val="decimal"/>
      <w:pStyle w:val="892"/>
      <w:isLgl w:val="false"/>
      <w:suff w:val="tab"/>
      <w:lvlText w:val="%1.%2.%3.%4.%5.%6.%7"/>
      <w:lvlJc w:val="left"/>
      <w:pPr>
        <w:pStyle w:val="885"/>
        <w:ind w:left="1296" w:hanging="1296"/>
        <w:tabs>
          <w:tab w:val="num" w:pos="1296" w:leader="none"/>
        </w:tabs>
      </w:pPr>
    </w:lvl>
    <w:lvl w:ilvl="7">
      <w:start w:val="1"/>
      <w:numFmt w:val="decimal"/>
      <w:pStyle w:val="893"/>
      <w:isLgl w:val="false"/>
      <w:suff w:val="tab"/>
      <w:lvlText w:val="%1.%2.%3.%4.%5.%6.%7.%8"/>
      <w:lvlJc w:val="left"/>
      <w:pPr>
        <w:pStyle w:val="885"/>
        <w:ind w:left="1440" w:hanging="1440"/>
        <w:tabs>
          <w:tab w:val="num" w:pos="1440" w:leader="none"/>
        </w:tabs>
      </w:pPr>
    </w:lvl>
    <w:lvl w:ilvl="8">
      <w:start w:val="1"/>
      <w:numFmt w:val="decimal"/>
      <w:pStyle w:val="894"/>
      <w:isLgl w:val="false"/>
      <w:suff w:val="tab"/>
      <w:lvlText w:val="%1.%2.%3.%4.%5.%6.%7.%8.%9"/>
      <w:lvlJc w:val="left"/>
      <w:pPr>
        <w:pStyle w:val="885"/>
        <w:ind w:left="1584" w:hanging="1584"/>
        <w:tabs>
          <w:tab w:val="num" w:pos="1584" w:leader="none"/>
        </w:tabs>
      </w:pPr>
    </w:lvl>
  </w:abstractNum>
  <w:abstractNum w:abstractNumId="3">
    <w:multiLevelType w:val="hybridMultilevel"/>
    <w:lvl w:ilvl="0">
      <w:start w:val="1"/>
      <w:numFmt w:val="decimal"/>
      <w:pStyle w:val="925"/>
      <w:isLgl w:val="false"/>
      <w:suff w:val="tab"/>
      <w:lvlText w:val="Section %1:"/>
      <w:lvlJc w:val="left"/>
      <w:pPr>
        <w:pStyle w:val="885"/>
        <w:ind w:left="360" w:hanging="360"/>
        <w:tabs>
          <w:tab w:val="num" w:pos="1800" w:leader="none"/>
        </w:tabs>
      </w:pPr>
    </w:lvl>
    <w:lvl w:ilvl="1">
      <w:start w:val="1"/>
      <w:numFmt w:val="decimal"/>
      <w:isLgl w:val="false"/>
      <w:suff w:val="tab"/>
      <w:lvlText w:val="%1.%2."/>
      <w:lvlJc w:val="left"/>
      <w:pPr>
        <w:pStyle w:val="885"/>
        <w:ind w:left="792" w:hanging="432"/>
        <w:tabs>
          <w:tab w:val="num" w:pos="792" w:leader="none"/>
        </w:tabs>
      </w:pPr>
    </w:lvl>
    <w:lvl w:ilvl="2">
      <w:start w:val="1"/>
      <w:numFmt w:val="decimal"/>
      <w:isLgl w:val="false"/>
      <w:suff w:val="tab"/>
      <w:lvlText w:val="%1.%2.%3."/>
      <w:lvlJc w:val="left"/>
      <w:pPr>
        <w:pStyle w:val="885"/>
        <w:ind w:left="1224" w:hanging="504"/>
        <w:tabs>
          <w:tab w:val="num" w:pos="1440" w:leader="none"/>
        </w:tabs>
      </w:pPr>
    </w:lvl>
    <w:lvl w:ilvl="3">
      <w:start w:val="1"/>
      <w:numFmt w:val="decimal"/>
      <w:isLgl w:val="false"/>
      <w:suff w:val="tab"/>
      <w:lvlText w:val="%1.%2.%3.%4."/>
      <w:lvlJc w:val="left"/>
      <w:pPr>
        <w:pStyle w:val="885"/>
        <w:ind w:left="1728" w:hanging="648"/>
        <w:tabs>
          <w:tab w:val="num" w:pos="1800" w:leader="none"/>
        </w:tabs>
      </w:pPr>
    </w:lvl>
    <w:lvl w:ilvl="4">
      <w:start w:val="1"/>
      <w:numFmt w:val="decimal"/>
      <w:isLgl w:val="false"/>
      <w:suff w:val="tab"/>
      <w:lvlText w:val="%1.%2.%3.%4.%5."/>
      <w:lvlJc w:val="left"/>
      <w:pPr>
        <w:pStyle w:val="885"/>
        <w:ind w:left="2232" w:hanging="792"/>
        <w:tabs>
          <w:tab w:val="num" w:pos="2520" w:leader="none"/>
        </w:tabs>
      </w:pPr>
    </w:lvl>
    <w:lvl w:ilvl="5">
      <w:start w:val="1"/>
      <w:numFmt w:val="decimal"/>
      <w:isLgl w:val="false"/>
      <w:suff w:val="tab"/>
      <w:lvlText w:val="%1.%2.%3.%4.%5.%6."/>
      <w:lvlJc w:val="left"/>
      <w:pPr>
        <w:pStyle w:val="885"/>
        <w:ind w:left="2736" w:hanging="936"/>
        <w:tabs>
          <w:tab w:val="num" w:pos="2880" w:leader="none"/>
        </w:tabs>
      </w:pPr>
    </w:lvl>
    <w:lvl w:ilvl="6">
      <w:start w:val="1"/>
      <w:numFmt w:val="decimal"/>
      <w:isLgl w:val="false"/>
      <w:suff w:val="tab"/>
      <w:lvlText w:val="%1.%2.%3.%4.%5.%6.%7."/>
      <w:lvlJc w:val="left"/>
      <w:pPr>
        <w:pStyle w:val="885"/>
        <w:ind w:left="3240" w:hanging="1080"/>
        <w:tabs>
          <w:tab w:val="num" w:pos="3600" w:leader="none"/>
        </w:tabs>
      </w:pPr>
    </w:lvl>
    <w:lvl w:ilvl="7">
      <w:start w:val="1"/>
      <w:numFmt w:val="decimal"/>
      <w:isLgl w:val="false"/>
      <w:suff w:val="tab"/>
      <w:lvlText w:val="%1.%2.%3.%4.%5.%6.%7.%8."/>
      <w:lvlJc w:val="left"/>
      <w:pPr>
        <w:pStyle w:val="885"/>
        <w:ind w:left="3744" w:hanging="1224"/>
        <w:tabs>
          <w:tab w:val="num" w:pos="3960" w:leader="none"/>
        </w:tabs>
      </w:pPr>
    </w:lvl>
    <w:lvl w:ilvl="8">
      <w:start w:val="1"/>
      <w:numFmt w:val="decimal"/>
      <w:isLgl w:val="false"/>
      <w:suff w:val="tab"/>
      <w:lvlText w:val="%1.%2.%3.%4.%5.%6.%7.%8.%9."/>
      <w:lvlJc w:val="left"/>
      <w:pPr>
        <w:pStyle w:val="885"/>
        <w:ind w:left="4320" w:hanging="1440"/>
        <w:tabs>
          <w:tab w:val="num" w:pos="4680" w:leader="none"/>
        </w:tabs>
      </w:pPr>
    </w:lvl>
  </w:abstractNum>
  <w:abstractNum w:abstractNumId="4">
    <w:multiLevelType w:val="hybridMultilevel"/>
    <w:lvl w:ilvl="0">
      <w:start w:val="1"/>
      <w:numFmt w:val="bullet"/>
      <w:isLgl w:val="false"/>
      <w:suff w:val="tab"/>
      <w:lvlText w:val=""/>
      <w:lvlJc w:val="left"/>
      <w:pPr>
        <w:pStyle w:val="885"/>
        <w:ind w:left="1080" w:hanging="360"/>
        <w:tabs>
          <w:tab w:val="num" w:pos="1080" w:leader="none"/>
        </w:tabs>
      </w:pPr>
      <w:rPr>
        <w:rFonts w:ascii="Wingdings" w:hAnsi="Wingdings"/>
      </w:rPr>
    </w:lvl>
    <w:lvl w:ilvl="1">
      <w:start w:val="1"/>
      <w:numFmt w:val="bullet"/>
      <w:isLgl w:val="false"/>
      <w:suff w:val="tab"/>
      <w:lvlText w:val="o"/>
      <w:lvlJc w:val="left"/>
      <w:pPr>
        <w:pStyle w:val="885"/>
        <w:ind w:left="1800" w:hanging="360"/>
        <w:tabs>
          <w:tab w:val="num" w:pos="1800" w:leader="none"/>
        </w:tabs>
      </w:pPr>
      <w:rPr>
        <w:rFonts w:ascii="Courier New" w:hAnsi="Courier New"/>
      </w:rPr>
    </w:lvl>
    <w:lvl w:ilvl="2">
      <w:start w:val="1"/>
      <w:numFmt w:val="bullet"/>
      <w:isLgl w:val="false"/>
      <w:suff w:val="tab"/>
      <w:lvlText w:val=""/>
      <w:lvlJc w:val="left"/>
      <w:pPr>
        <w:pStyle w:val="885"/>
        <w:ind w:left="2520" w:hanging="360"/>
        <w:tabs>
          <w:tab w:val="num" w:pos="2520" w:leader="none"/>
        </w:tabs>
      </w:pPr>
      <w:rPr>
        <w:rFonts w:ascii="Wingdings" w:hAnsi="Wingdings"/>
      </w:rPr>
    </w:lvl>
    <w:lvl w:ilvl="3">
      <w:start w:val="1"/>
      <w:numFmt w:val="bullet"/>
      <w:isLgl w:val="false"/>
      <w:suff w:val="tab"/>
      <w:lvlText w:val=""/>
      <w:lvlJc w:val="left"/>
      <w:pPr>
        <w:pStyle w:val="885"/>
        <w:ind w:left="3240" w:hanging="360"/>
        <w:tabs>
          <w:tab w:val="num" w:pos="3240" w:leader="none"/>
        </w:tabs>
      </w:pPr>
      <w:rPr>
        <w:rFonts w:ascii="Symbol" w:hAnsi="Symbol"/>
      </w:rPr>
    </w:lvl>
    <w:lvl w:ilvl="4">
      <w:start w:val="1"/>
      <w:numFmt w:val="bullet"/>
      <w:isLgl w:val="false"/>
      <w:suff w:val="tab"/>
      <w:lvlText w:val="o"/>
      <w:lvlJc w:val="left"/>
      <w:pPr>
        <w:pStyle w:val="885"/>
        <w:ind w:left="3960" w:hanging="360"/>
        <w:tabs>
          <w:tab w:val="num" w:pos="3960" w:leader="none"/>
        </w:tabs>
      </w:pPr>
      <w:rPr>
        <w:rFonts w:ascii="Courier New" w:hAnsi="Courier New"/>
      </w:rPr>
    </w:lvl>
    <w:lvl w:ilvl="5">
      <w:start w:val="1"/>
      <w:numFmt w:val="bullet"/>
      <w:isLgl w:val="false"/>
      <w:suff w:val="tab"/>
      <w:lvlText w:val=""/>
      <w:lvlJc w:val="left"/>
      <w:pPr>
        <w:pStyle w:val="885"/>
        <w:ind w:left="4680" w:hanging="360"/>
        <w:tabs>
          <w:tab w:val="num" w:pos="4680" w:leader="none"/>
        </w:tabs>
      </w:pPr>
      <w:rPr>
        <w:rFonts w:ascii="Wingdings" w:hAnsi="Wingdings"/>
      </w:rPr>
    </w:lvl>
    <w:lvl w:ilvl="6">
      <w:start w:val="1"/>
      <w:numFmt w:val="bullet"/>
      <w:isLgl w:val="false"/>
      <w:suff w:val="tab"/>
      <w:lvlText w:val=""/>
      <w:lvlJc w:val="left"/>
      <w:pPr>
        <w:pStyle w:val="885"/>
        <w:ind w:left="5400" w:hanging="360"/>
        <w:tabs>
          <w:tab w:val="num" w:pos="5400" w:leader="none"/>
        </w:tabs>
      </w:pPr>
      <w:rPr>
        <w:rFonts w:ascii="Symbol" w:hAnsi="Symbol"/>
      </w:rPr>
    </w:lvl>
    <w:lvl w:ilvl="7">
      <w:start w:val="1"/>
      <w:numFmt w:val="bullet"/>
      <w:isLgl w:val="false"/>
      <w:suff w:val="tab"/>
      <w:lvlText w:val="o"/>
      <w:lvlJc w:val="left"/>
      <w:pPr>
        <w:pStyle w:val="885"/>
        <w:ind w:left="6120" w:hanging="360"/>
        <w:tabs>
          <w:tab w:val="num" w:pos="6120" w:leader="none"/>
        </w:tabs>
      </w:pPr>
      <w:rPr>
        <w:rFonts w:ascii="Courier New" w:hAnsi="Courier New"/>
      </w:rPr>
    </w:lvl>
    <w:lvl w:ilvl="8">
      <w:start w:val="1"/>
      <w:numFmt w:val="bullet"/>
      <w:isLgl w:val="false"/>
      <w:suff w:val="tab"/>
      <w:lvlText w:val=""/>
      <w:lvlJc w:val="left"/>
      <w:pPr>
        <w:pStyle w:val="885"/>
        <w:ind w:left="6840" w:hanging="360"/>
        <w:tabs>
          <w:tab w:val="num" w:pos="6840" w:leader="none"/>
        </w:tabs>
      </w:pPr>
      <w:rPr>
        <w:rFonts w:ascii="Wingdings" w:hAnsi="Wingdings"/>
      </w:rPr>
    </w:lvl>
  </w:abstractNum>
  <w:abstractNum w:abstractNumId="5">
    <w:multiLevelType w:val="hybridMultilevel"/>
    <w:lvl w:ilvl="0">
      <w:start w:val="1"/>
      <w:numFmt w:val="decimal"/>
      <w:isLgl w:val="false"/>
      <w:suff w:val="tab"/>
      <w:lvlText w:val="%1."/>
      <w:lvlJc w:val="left"/>
      <w:pPr>
        <w:pStyle w:val="885"/>
        <w:ind w:left="360" w:hanging="360"/>
        <w:tabs>
          <w:tab w:val="num" w:pos="360" w:leader="none"/>
        </w:tabs>
      </w:pPr>
      <w:rPr>
        <w:sz w:val="32"/>
      </w:rPr>
    </w:lvl>
    <w:lvl w:ilvl="1">
      <w:start w:val="1"/>
      <w:numFmt w:val="decimal"/>
      <w:isLgl w:val="false"/>
      <w:suff w:val="tab"/>
      <w:lvlText w:val="%1.%2"/>
      <w:lvlJc w:val="left"/>
      <w:pPr>
        <w:pStyle w:val="885"/>
        <w:ind w:left="390" w:hanging="390"/>
        <w:tabs>
          <w:tab w:val="num" w:pos="390" w:leader="none"/>
        </w:tabs>
      </w:pPr>
    </w:lvl>
    <w:lvl w:ilvl="2">
      <w:start w:val="1"/>
      <w:numFmt w:val="decimal"/>
      <w:isLgl w:val="false"/>
      <w:suff w:val="tab"/>
      <w:lvlText w:val="%1.%2.%3"/>
      <w:lvlJc w:val="left"/>
      <w:pPr>
        <w:pStyle w:val="885"/>
        <w:ind w:left="720" w:hanging="720"/>
        <w:tabs>
          <w:tab w:val="num" w:pos="720" w:leader="none"/>
        </w:tabs>
      </w:pPr>
    </w:lvl>
    <w:lvl w:ilvl="3">
      <w:start w:val="1"/>
      <w:numFmt w:val="decimal"/>
      <w:isLgl w:val="false"/>
      <w:suff w:val="tab"/>
      <w:lvlText w:val="%1.%2.%3.%4"/>
      <w:lvlJc w:val="left"/>
      <w:pPr>
        <w:pStyle w:val="885"/>
        <w:ind w:left="1080" w:hanging="1080"/>
        <w:tabs>
          <w:tab w:val="num" w:pos="1080" w:leader="none"/>
        </w:tabs>
      </w:pPr>
    </w:lvl>
    <w:lvl w:ilvl="4">
      <w:start w:val="1"/>
      <w:numFmt w:val="decimal"/>
      <w:isLgl w:val="false"/>
      <w:suff w:val="tab"/>
      <w:lvlText w:val="%1.%2.%3.%4.%5"/>
      <w:lvlJc w:val="left"/>
      <w:pPr>
        <w:pStyle w:val="885"/>
        <w:ind w:left="1080" w:hanging="1080"/>
        <w:tabs>
          <w:tab w:val="num" w:pos="1080" w:leader="none"/>
        </w:tabs>
      </w:pPr>
    </w:lvl>
    <w:lvl w:ilvl="5">
      <w:start w:val="1"/>
      <w:numFmt w:val="decimal"/>
      <w:isLgl w:val="false"/>
      <w:suff w:val="tab"/>
      <w:lvlText w:val="%1.%2.%3.%4.%5.%6"/>
      <w:lvlJc w:val="left"/>
      <w:pPr>
        <w:pStyle w:val="885"/>
        <w:ind w:left="1440" w:hanging="1440"/>
        <w:tabs>
          <w:tab w:val="num" w:pos="1440" w:leader="none"/>
        </w:tabs>
      </w:pPr>
    </w:lvl>
    <w:lvl w:ilvl="6">
      <w:start w:val="1"/>
      <w:numFmt w:val="decimal"/>
      <w:isLgl w:val="false"/>
      <w:suff w:val="tab"/>
      <w:lvlText w:val="%1.%2.%3.%4.%5.%6.%7"/>
      <w:lvlJc w:val="left"/>
      <w:pPr>
        <w:pStyle w:val="885"/>
        <w:ind w:left="1440" w:hanging="1440"/>
        <w:tabs>
          <w:tab w:val="num" w:pos="1440" w:leader="none"/>
        </w:tabs>
      </w:pPr>
    </w:lvl>
    <w:lvl w:ilvl="7">
      <w:start w:val="1"/>
      <w:numFmt w:val="decimal"/>
      <w:isLgl w:val="false"/>
      <w:suff w:val="tab"/>
      <w:lvlText w:val="%1.%2.%3.%4.%5.%6.%7.%8"/>
      <w:lvlJc w:val="left"/>
      <w:pPr>
        <w:pStyle w:val="885"/>
        <w:ind w:left="1800" w:hanging="1800"/>
        <w:tabs>
          <w:tab w:val="num" w:pos="1800" w:leader="none"/>
        </w:tabs>
      </w:pPr>
    </w:lvl>
    <w:lvl w:ilvl="8">
      <w:start w:val="1"/>
      <w:numFmt w:val="decimal"/>
      <w:isLgl w:val="false"/>
      <w:suff w:val="tab"/>
      <w:lvlText w:val="%1.%2.%3.%4.%5.%6.%7.%8.%9"/>
      <w:lvlJc w:val="left"/>
      <w:pPr>
        <w:pStyle w:val="885"/>
        <w:ind w:left="1800" w:hanging="1800"/>
        <w:tabs>
          <w:tab w:val="num" w:pos="1800" w:leader="none"/>
        </w:tabs>
      </w:pPr>
    </w:lvl>
  </w:abstractNum>
  <w:abstractNum w:abstractNumId="6">
    <w:multiLevelType w:val="hybridMultilevel"/>
    <w:lvl w:ilvl="0">
      <w:start w:val="1"/>
      <w:numFmt w:val="bullet"/>
      <w:isLgl w:val="false"/>
      <w:suff w:val="tab"/>
      <w:lvlText w:val=""/>
      <w:lvlJc w:val="left"/>
      <w:pPr>
        <w:pStyle w:val="885"/>
        <w:ind w:left="420" w:hanging="420"/>
        <w:tabs>
          <w:tab w:val="num" w:pos="420" w:leader="none"/>
        </w:tabs>
      </w:pPr>
      <w:rPr>
        <w:rFonts w:ascii="Wingdings" w:hAnsi="Wingdings"/>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lvl w:ilvl="0">
      <w:start w:val="1"/>
      <w:numFmt w:val="bullet"/>
      <w:pStyle w:val="934"/>
      <w:isLgl w:val="false"/>
      <w:suff w:val="tab"/>
      <w:lvlText w:val=""/>
      <w:lvlJc w:val="left"/>
      <w:pPr>
        <w:pStyle w:val="885"/>
        <w:ind w:left="360" w:hanging="360"/>
        <w:tabs>
          <w:tab w:val="num" w:pos="360" w:leader="none"/>
        </w:tabs>
      </w:pPr>
      <w:rPr>
        <w:rFonts w:ascii="CommonBullets" w:hAnsi="CommonBullets"/>
        <w:color w:val="000000"/>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pStyle w:val="885"/>
        <w:ind w:left="360" w:hanging="360"/>
        <w:tabs>
          <w:tab w:val="num" w:pos="360" w:leader="none"/>
        </w:tabs>
      </w:pPr>
      <w:rPr>
        <w:rFonts w:ascii="Symbol" w:hAnsi="Symbol"/>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lvl w:ilvl="0">
      <w:start w:val="2"/>
      <w:numFmt w:val="decimal"/>
      <w:isLgl w:val="false"/>
      <w:suff w:val="tab"/>
      <w:lvlText w:val="%1"/>
      <w:lvlJc w:val="left"/>
      <w:pPr>
        <w:ind w:left="825" w:hanging="545"/>
        <w:jc w:val="left"/>
      </w:pPr>
      <w:rPr>
        <w:rFonts w:hint="default"/>
        <w:lang w:val="en-US" w:bidi="ar-SA" w:eastAsia="en-US"/>
      </w:rPr>
    </w:lvl>
    <w:lvl w:ilvl="1">
      <w:start w:val="1"/>
      <w:numFmt w:val="decimal"/>
      <w:isLgl w:val="false"/>
      <w:suff w:val="tab"/>
      <w:lvlText w:val="%1.%2."/>
      <w:lvlJc w:val="left"/>
      <w:pPr>
        <w:ind w:left="825" w:hanging="545"/>
        <w:jc w:val="left"/>
      </w:pPr>
      <w:rPr>
        <w:rFonts w:ascii="Arial" w:hAnsi="Arial" w:cs="Arial" w:eastAsia="Arial" w:hint="default"/>
        <w:b/>
        <w:bCs/>
        <w:i/>
        <w:iCs/>
        <w:sz w:val="28"/>
        <w:szCs w:val="28"/>
        <w:lang w:val="en-US" w:bidi="ar-SA" w:eastAsia="en-US"/>
      </w:rPr>
    </w:lvl>
    <w:lvl w:ilvl="2">
      <w:start w:val="1"/>
      <w:numFmt w:val="decimal"/>
      <w:isLgl w:val="false"/>
      <w:suff w:val="tab"/>
      <w:lvlText w:val="%1.%2.%3."/>
      <w:lvlJc w:val="left"/>
      <w:pPr>
        <w:ind w:left="880" w:hanging="600"/>
        <w:jc w:val="left"/>
      </w:pPr>
      <w:rPr>
        <w:rFonts w:hint="default"/>
        <w:b/>
        <w:bCs/>
        <w:lang w:val="en-US" w:bidi="ar-SA" w:eastAsia="en-US"/>
      </w:rPr>
    </w:lvl>
    <w:lvl w:ilvl="3">
      <w:start w:val="0"/>
      <w:numFmt w:val="bullet"/>
      <w:isLgl w:val="false"/>
      <w:suff w:val="tab"/>
      <w:lvlText w:val=""/>
      <w:lvlJc w:val="left"/>
      <w:pPr>
        <w:ind w:left="2441" w:hanging="600"/>
      </w:pPr>
      <w:rPr>
        <w:rFonts w:ascii="Symbol" w:hAnsi="Symbol" w:cs="Symbol" w:eastAsia="Symbol" w:hint="default"/>
        <w:sz w:val="22"/>
        <w:szCs w:val="22"/>
        <w:lang w:val="en-US" w:bidi="ar-SA" w:eastAsia="en-US"/>
      </w:rPr>
    </w:lvl>
    <w:lvl w:ilvl="4">
      <w:start w:val="0"/>
      <w:numFmt w:val="bullet"/>
      <w:isLgl w:val="false"/>
      <w:suff w:val="tab"/>
      <w:lvlText w:val="•"/>
      <w:lvlJc w:val="left"/>
      <w:pPr>
        <w:ind w:left="2440" w:hanging="600"/>
      </w:pPr>
      <w:rPr>
        <w:rFonts w:hint="default"/>
        <w:lang w:val="en-US" w:bidi="ar-SA" w:eastAsia="en-US"/>
      </w:rPr>
    </w:lvl>
    <w:lvl w:ilvl="5">
      <w:start w:val="0"/>
      <w:numFmt w:val="bullet"/>
      <w:isLgl w:val="false"/>
      <w:suff w:val="tab"/>
      <w:lvlText w:val="•"/>
      <w:lvlJc w:val="left"/>
      <w:pPr>
        <w:ind w:left="3720" w:hanging="600"/>
      </w:pPr>
      <w:rPr>
        <w:rFonts w:hint="default"/>
        <w:lang w:val="en-US" w:bidi="ar-SA" w:eastAsia="en-US"/>
      </w:rPr>
    </w:lvl>
    <w:lvl w:ilvl="6">
      <w:start w:val="0"/>
      <w:numFmt w:val="bullet"/>
      <w:isLgl w:val="false"/>
      <w:suff w:val="tab"/>
      <w:lvlText w:val="•"/>
      <w:lvlJc w:val="left"/>
      <w:pPr>
        <w:ind w:left="5000" w:hanging="600"/>
      </w:pPr>
      <w:rPr>
        <w:rFonts w:hint="default"/>
        <w:lang w:val="en-US" w:bidi="ar-SA" w:eastAsia="en-US"/>
      </w:rPr>
    </w:lvl>
    <w:lvl w:ilvl="7">
      <w:start w:val="0"/>
      <w:numFmt w:val="bullet"/>
      <w:isLgl w:val="false"/>
      <w:suff w:val="tab"/>
      <w:lvlText w:val="•"/>
      <w:lvlJc w:val="left"/>
      <w:pPr>
        <w:ind w:left="6280" w:hanging="600"/>
      </w:pPr>
      <w:rPr>
        <w:rFonts w:hint="default"/>
        <w:lang w:val="en-US" w:bidi="ar-SA" w:eastAsia="en-US"/>
      </w:rPr>
    </w:lvl>
    <w:lvl w:ilvl="8">
      <w:start w:val="0"/>
      <w:numFmt w:val="bullet"/>
      <w:isLgl w:val="false"/>
      <w:suff w:val="tab"/>
      <w:lvlText w:val="•"/>
      <w:lvlJc w:val="left"/>
      <w:pPr>
        <w:ind w:left="7560" w:hanging="600"/>
      </w:pPr>
      <w:rPr>
        <w:rFonts w:hint="default"/>
        <w:lang w:val="en-US" w:bidi="ar-SA" w:eastAsia="en-US"/>
      </w:rPr>
    </w:lvl>
  </w:abstractNum>
  <w:abstractNum w:abstractNumId="10">
    <w:multiLevelType w:val="hybridMultilevel"/>
    <w:lvl w:ilvl="0">
      <w:start w:val="0"/>
      <w:numFmt w:val="bullet"/>
      <w:isLgl w:val="false"/>
      <w:suff w:val="tab"/>
      <w:lvlText w:val=""/>
      <w:lvlJc w:val="left"/>
      <w:pPr>
        <w:ind w:left="640" w:hanging="360"/>
      </w:pPr>
      <w:rPr>
        <w:rFonts w:ascii="Symbol" w:hAnsi="Symbol" w:cs="Symbol" w:eastAsia="Symbol" w:hint="default"/>
        <w:sz w:val="24"/>
        <w:szCs w:val="24"/>
        <w:lang w:val="en-US" w:bidi="ar-SA" w:eastAsia="en-US"/>
      </w:rPr>
    </w:lvl>
    <w:lvl w:ilvl="1">
      <w:start w:val="0"/>
      <w:numFmt w:val="bullet"/>
      <w:isLgl w:val="false"/>
      <w:suff w:val="tab"/>
      <w:lvlText w:val="•"/>
      <w:lvlJc w:val="left"/>
      <w:pPr>
        <w:ind w:left="1588" w:hanging="360"/>
      </w:pPr>
      <w:rPr>
        <w:rFonts w:hint="default"/>
        <w:lang w:val="en-US" w:bidi="ar-SA" w:eastAsia="en-US"/>
      </w:rPr>
    </w:lvl>
    <w:lvl w:ilvl="2">
      <w:start w:val="0"/>
      <w:numFmt w:val="bullet"/>
      <w:isLgl w:val="false"/>
      <w:suff w:val="tab"/>
      <w:lvlText w:val="•"/>
      <w:lvlJc w:val="left"/>
      <w:pPr>
        <w:ind w:left="2536" w:hanging="360"/>
      </w:pPr>
      <w:rPr>
        <w:rFonts w:hint="default"/>
        <w:lang w:val="en-US" w:bidi="ar-SA" w:eastAsia="en-US"/>
      </w:rPr>
    </w:lvl>
    <w:lvl w:ilvl="3">
      <w:start w:val="0"/>
      <w:numFmt w:val="bullet"/>
      <w:isLgl w:val="false"/>
      <w:suff w:val="tab"/>
      <w:lvlText w:val="•"/>
      <w:lvlJc w:val="left"/>
      <w:pPr>
        <w:ind w:left="3484" w:hanging="360"/>
      </w:pPr>
      <w:rPr>
        <w:rFonts w:hint="default"/>
        <w:lang w:val="en-US" w:bidi="ar-SA" w:eastAsia="en-US"/>
      </w:rPr>
    </w:lvl>
    <w:lvl w:ilvl="4">
      <w:start w:val="0"/>
      <w:numFmt w:val="bullet"/>
      <w:isLgl w:val="false"/>
      <w:suff w:val="tab"/>
      <w:lvlText w:val="•"/>
      <w:lvlJc w:val="left"/>
      <w:pPr>
        <w:ind w:left="4432" w:hanging="360"/>
      </w:pPr>
      <w:rPr>
        <w:rFonts w:hint="default"/>
        <w:lang w:val="en-US" w:bidi="ar-SA" w:eastAsia="en-US"/>
      </w:rPr>
    </w:lvl>
    <w:lvl w:ilvl="5">
      <w:start w:val="0"/>
      <w:numFmt w:val="bullet"/>
      <w:isLgl w:val="false"/>
      <w:suff w:val="tab"/>
      <w:lvlText w:val="•"/>
      <w:lvlJc w:val="left"/>
      <w:pPr>
        <w:ind w:left="5380" w:hanging="360"/>
      </w:pPr>
      <w:rPr>
        <w:rFonts w:hint="default"/>
        <w:lang w:val="en-US" w:bidi="ar-SA" w:eastAsia="en-US"/>
      </w:rPr>
    </w:lvl>
    <w:lvl w:ilvl="6">
      <w:start w:val="0"/>
      <w:numFmt w:val="bullet"/>
      <w:isLgl w:val="false"/>
      <w:suff w:val="tab"/>
      <w:lvlText w:val="•"/>
      <w:lvlJc w:val="left"/>
      <w:pPr>
        <w:ind w:left="6328" w:hanging="360"/>
      </w:pPr>
      <w:rPr>
        <w:rFonts w:hint="default"/>
        <w:lang w:val="en-US" w:bidi="ar-SA" w:eastAsia="en-US"/>
      </w:rPr>
    </w:lvl>
    <w:lvl w:ilvl="7">
      <w:start w:val="0"/>
      <w:numFmt w:val="bullet"/>
      <w:isLgl w:val="false"/>
      <w:suff w:val="tab"/>
      <w:lvlText w:val="•"/>
      <w:lvlJc w:val="left"/>
      <w:pPr>
        <w:ind w:left="7276" w:hanging="360"/>
      </w:pPr>
      <w:rPr>
        <w:rFonts w:hint="default"/>
        <w:lang w:val="en-US" w:bidi="ar-SA" w:eastAsia="en-US"/>
      </w:rPr>
    </w:lvl>
    <w:lvl w:ilvl="8">
      <w:start w:val="0"/>
      <w:numFmt w:val="bullet"/>
      <w:isLgl w:val="false"/>
      <w:suff w:val="tab"/>
      <w:lvlText w:val="•"/>
      <w:lvlJc w:val="left"/>
      <w:pPr>
        <w:ind w:left="8224" w:hanging="360"/>
      </w:pPr>
      <w:rPr>
        <w:rFonts w:hint="default"/>
        <w:lang w:val="en-US" w:bidi="ar-SA" w:eastAsia="en-US"/>
      </w:rPr>
    </w:lvl>
  </w:abstractNum>
  <w:abstractNum w:abstractNumId="11">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lvl w:ilvl="0">
      <w:start w:val="1"/>
      <w:numFmt w:val="bullet"/>
      <w:isLgl w:val="false"/>
      <w:suff w:val="tab"/>
      <w:lvlText w:val="o"/>
      <w:lvlJc w:val="left"/>
      <w:pPr>
        <w:ind w:left="720" w:hanging="360"/>
      </w:pPr>
      <w:rPr>
        <w:rFonts w:ascii="Courier New" w:hAnsi="Courier New" w:cs="Courier New" w:eastAsia="Courier New"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lvl w:ilvl="0">
      <w:start w:val="1"/>
      <w:numFmt w:val="bullet"/>
      <w:isLgl w:val="false"/>
      <w:suff w:val="tab"/>
      <w:lvlText w:val="–"/>
      <w:lvlJc w:val="left"/>
      <w:pPr>
        <w:ind w:left="720" w:hanging="360"/>
      </w:pPr>
      <w:rPr>
        <w:rFonts w:ascii="Arial" w:hAnsi="Arial" w:cs="Arial" w:eastAsia="Aria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2"/>
  </w:num>
  <w:num w:numId="2">
    <w:abstractNumId w:val="3"/>
  </w:num>
  <w:num w:numId="3">
    <w:abstractNumId w:val="0"/>
  </w:num>
  <w:num w:numId="4">
    <w:abstractNumId w:val="7"/>
  </w:num>
  <w:num w:numId="5">
    <w:abstractNumId w:val="5"/>
  </w:num>
  <w:num w:numId="6">
    <w:abstractNumId w:val="1"/>
  </w:num>
  <w:num w:numId="7">
    <w:abstractNumId w:val="6"/>
  </w:num>
  <w:num w:numId="8">
    <w:abstractNumId w:val="8"/>
  </w:num>
  <w:num w:numId="9">
    <w:abstractNumId w:val="4"/>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cs="Times New Roman" w:eastAsia="SimSun" w:hint="default"/>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30">
    <w:name w:val="Heading 1 Char"/>
    <w:basedOn w:val="895"/>
    <w:link w:val="886"/>
    <w:uiPriority w:val="9"/>
    <w:rPr>
      <w:rFonts w:ascii="Arial" w:hAnsi="Arial" w:cs="Arial" w:eastAsia="Arial"/>
      <w:sz w:val="40"/>
      <w:szCs w:val="40"/>
    </w:rPr>
  </w:style>
  <w:style w:type="character" w:styleId="731">
    <w:name w:val="Heading 2 Char"/>
    <w:basedOn w:val="895"/>
    <w:link w:val="887"/>
    <w:uiPriority w:val="9"/>
    <w:rPr>
      <w:rFonts w:ascii="Arial" w:hAnsi="Arial" w:cs="Arial" w:eastAsia="Arial"/>
      <w:sz w:val="34"/>
    </w:rPr>
  </w:style>
  <w:style w:type="character" w:styleId="732">
    <w:name w:val="Heading 3 Char"/>
    <w:basedOn w:val="895"/>
    <w:link w:val="888"/>
    <w:uiPriority w:val="9"/>
    <w:rPr>
      <w:rFonts w:ascii="Arial" w:hAnsi="Arial" w:cs="Arial" w:eastAsia="Arial"/>
      <w:sz w:val="30"/>
      <w:szCs w:val="30"/>
    </w:rPr>
  </w:style>
  <w:style w:type="character" w:styleId="733">
    <w:name w:val="Heading 4 Char"/>
    <w:basedOn w:val="895"/>
    <w:link w:val="889"/>
    <w:uiPriority w:val="9"/>
    <w:rPr>
      <w:rFonts w:ascii="Arial" w:hAnsi="Arial" w:cs="Arial" w:eastAsia="Arial"/>
      <w:b/>
      <w:bCs/>
      <w:sz w:val="26"/>
      <w:szCs w:val="26"/>
    </w:rPr>
  </w:style>
  <w:style w:type="character" w:styleId="734">
    <w:name w:val="Heading 5 Char"/>
    <w:basedOn w:val="895"/>
    <w:link w:val="890"/>
    <w:uiPriority w:val="9"/>
    <w:rPr>
      <w:rFonts w:ascii="Arial" w:hAnsi="Arial" w:cs="Arial" w:eastAsia="Arial"/>
      <w:b/>
      <w:bCs/>
      <w:sz w:val="24"/>
      <w:szCs w:val="24"/>
    </w:rPr>
  </w:style>
  <w:style w:type="character" w:styleId="735">
    <w:name w:val="Heading 6 Char"/>
    <w:basedOn w:val="895"/>
    <w:link w:val="891"/>
    <w:uiPriority w:val="9"/>
    <w:rPr>
      <w:rFonts w:ascii="Arial" w:hAnsi="Arial" w:cs="Arial" w:eastAsia="Arial"/>
      <w:b/>
      <w:bCs/>
      <w:sz w:val="22"/>
      <w:szCs w:val="22"/>
    </w:rPr>
  </w:style>
  <w:style w:type="character" w:styleId="736">
    <w:name w:val="Heading 7 Char"/>
    <w:basedOn w:val="895"/>
    <w:link w:val="892"/>
    <w:uiPriority w:val="9"/>
    <w:rPr>
      <w:rFonts w:ascii="Arial" w:hAnsi="Arial" w:cs="Arial" w:eastAsia="Arial"/>
      <w:b/>
      <w:bCs/>
      <w:i/>
      <w:iCs/>
      <w:sz w:val="22"/>
      <w:szCs w:val="22"/>
    </w:rPr>
  </w:style>
  <w:style w:type="character" w:styleId="737">
    <w:name w:val="Heading 8 Char"/>
    <w:basedOn w:val="895"/>
    <w:link w:val="893"/>
    <w:uiPriority w:val="9"/>
    <w:rPr>
      <w:rFonts w:ascii="Arial" w:hAnsi="Arial" w:cs="Arial" w:eastAsia="Arial"/>
      <w:i/>
      <w:iCs/>
      <w:sz w:val="22"/>
      <w:szCs w:val="22"/>
    </w:rPr>
  </w:style>
  <w:style w:type="character" w:styleId="738">
    <w:name w:val="Heading 9 Char"/>
    <w:basedOn w:val="895"/>
    <w:link w:val="894"/>
    <w:uiPriority w:val="9"/>
    <w:rPr>
      <w:rFonts w:ascii="Arial" w:hAnsi="Arial" w:cs="Arial" w:eastAsia="Arial"/>
      <w:i/>
      <w:iCs/>
      <w:sz w:val="21"/>
      <w:szCs w:val="21"/>
    </w:rPr>
  </w:style>
  <w:style w:type="paragraph" w:styleId="739">
    <w:name w:val="List Paragraph"/>
    <w:basedOn w:val="885"/>
    <w:uiPriority w:val="34"/>
    <w:qFormat/>
    <w:pPr>
      <w:contextualSpacing/>
      <w:ind w:left="720"/>
    </w:pPr>
  </w:style>
  <w:style w:type="paragraph" w:styleId="740">
    <w:name w:val="No Spacing"/>
    <w:uiPriority w:val="1"/>
    <w:qFormat/>
    <w:pPr>
      <w:spacing w:before="0" w:after="0" w:line="240" w:lineRule="auto"/>
    </w:pPr>
  </w:style>
  <w:style w:type="character" w:styleId="741">
    <w:name w:val="Title Char"/>
    <w:basedOn w:val="895"/>
    <w:link w:val="913"/>
    <w:uiPriority w:val="10"/>
    <w:rPr>
      <w:sz w:val="48"/>
      <w:szCs w:val="48"/>
    </w:rPr>
  </w:style>
  <w:style w:type="character" w:styleId="742">
    <w:name w:val="Subtitle Char"/>
    <w:basedOn w:val="895"/>
    <w:link w:val="912"/>
    <w:uiPriority w:val="11"/>
    <w:rPr>
      <w:sz w:val="24"/>
      <w:szCs w:val="24"/>
    </w:rPr>
  </w:style>
  <w:style w:type="paragraph" w:styleId="743">
    <w:name w:val="Quote"/>
    <w:basedOn w:val="885"/>
    <w:next w:val="885"/>
    <w:link w:val="744"/>
    <w:uiPriority w:val="29"/>
    <w:qFormat/>
    <w:pPr>
      <w:ind w:left="720" w:right="720"/>
    </w:pPr>
    <w:rPr>
      <w:i/>
    </w:rPr>
  </w:style>
  <w:style w:type="character" w:styleId="744">
    <w:name w:val="Quote Char"/>
    <w:link w:val="743"/>
    <w:uiPriority w:val="29"/>
    <w:rPr>
      <w:i/>
    </w:rPr>
  </w:style>
  <w:style w:type="paragraph" w:styleId="745">
    <w:name w:val="Intense Quote"/>
    <w:basedOn w:val="885"/>
    <w:next w:val="885"/>
    <w:link w:val="74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6">
    <w:name w:val="Intense Quote Char"/>
    <w:link w:val="745"/>
    <w:uiPriority w:val="30"/>
    <w:rPr>
      <w:i/>
    </w:rPr>
  </w:style>
  <w:style w:type="character" w:styleId="747">
    <w:name w:val="Header Char"/>
    <w:basedOn w:val="895"/>
    <w:link w:val="907"/>
    <w:uiPriority w:val="99"/>
  </w:style>
  <w:style w:type="character" w:styleId="748">
    <w:name w:val="Footer Char"/>
    <w:basedOn w:val="895"/>
    <w:link w:val="906"/>
    <w:uiPriority w:val="99"/>
  </w:style>
  <w:style w:type="paragraph" w:styleId="749">
    <w:name w:val="Caption"/>
    <w:basedOn w:val="885"/>
    <w:next w:val="885"/>
    <w:uiPriority w:val="35"/>
    <w:semiHidden/>
    <w:unhideWhenUsed/>
    <w:qFormat/>
    <w:pPr>
      <w:spacing w:line="276" w:lineRule="auto"/>
    </w:pPr>
    <w:rPr>
      <w:b/>
      <w:bCs/>
      <w:color w:val="4F81BD" w:themeColor="accent1"/>
      <w:sz w:val="18"/>
      <w:szCs w:val="18"/>
    </w:rPr>
  </w:style>
  <w:style w:type="character" w:styleId="750">
    <w:name w:val="Caption Char"/>
    <w:basedOn w:val="749"/>
    <w:link w:val="906"/>
    <w:uiPriority w:val="99"/>
  </w:style>
  <w:style w:type="table" w:styleId="751">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2">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3">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5">
    <w:name w:val="Plain Table 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56">
    <w:name w:val="Plain Table 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7">
    <w:name w:val="Plain Table 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8">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9">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60">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61">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62">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3">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4">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65">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66">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7">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8">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9">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70">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71">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72">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3">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4">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5">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6">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7">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8">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9">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80">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1">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2">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3">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4">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85">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86">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7">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88">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89">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90">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91">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92">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93">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4">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95">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96">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7">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98">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9">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00">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01">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02">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3">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4">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05">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06">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7">
    <w:name w:val="List Table 1 Light"/>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8">
    <w:name w:val="List Table 1 Light - Accent 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9">
    <w:name w:val="List Table 1 Light - Accent 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10">
    <w:name w:val="List Table 1 Light - Accent 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1">
    <w:name w:val="List Table 1 Light - Accent 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2">
    <w:name w:val="List Table 1 Light - Accent 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3">
    <w:name w:val="List Table 1 Light - Accent 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4">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15">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16">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7">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8">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9">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20">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21">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2">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3">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24">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25">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26">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7">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28">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9">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30">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31">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32">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33">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34">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35">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3">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44">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45">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46">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7">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48">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49">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50">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51">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52">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53">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54">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55">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56">
    <w:name w:val="Lined - Accent"/>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7">
    <w:name w:val="Lined - Accent 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8">
    <w:name w:val="Lined - Accent 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9">
    <w:name w:val="Lined - Accent 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0">
    <w:name w:val="Lined - Accent 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1">
    <w:name w:val="Lined - Accent 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2">
    <w:name w:val="Lined - Accent 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3">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4">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65">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66">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7">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8">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9">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70">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71">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72">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3">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4">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75">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76">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77">
    <w:name w:val="footnote text"/>
    <w:basedOn w:val="885"/>
    <w:link w:val="878"/>
    <w:uiPriority w:val="99"/>
    <w:semiHidden/>
    <w:unhideWhenUsed/>
    <w:pPr>
      <w:spacing w:after="40" w:line="240" w:lineRule="auto"/>
    </w:pPr>
    <w:rPr>
      <w:sz w:val="18"/>
    </w:rPr>
  </w:style>
  <w:style w:type="character" w:styleId="878">
    <w:name w:val="Footnote Text Char"/>
    <w:link w:val="877"/>
    <w:uiPriority w:val="99"/>
    <w:rPr>
      <w:sz w:val="18"/>
    </w:rPr>
  </w:style>
  <w:style w:type="character" w:styleId="879">
    <w:name w:val="footnote reference"/>
    <w:basedOn w:val="895"/>
    <w:uiPriority w:val="99"/>
    <w:unhideWhenUsed/>
    <w:rPr>
      <w:vertAlign w:val="superscript"/>
    </w:rPr>
  </w:style>
  <w:style w:type="paragraph" w:styleId="880">
    <w:name w:val="endnote text"/>
    <w:basedOn w:val="885"/>
    <w:link w:val="881"/>
    <w:uiPriority w:val="99"/>
    <w:semiHidden/>
    <w:unhideWhenUsed/>
    <w:pPr>
      <w:spacing w:after="0" w:line="240" w:lineRule="auto"/>
    </w:pPr>
    <w:rPr>
      <w:sz w:val="20"/>
    </w:rPr>
  </w:style>
  <w:style w:type="character" w:styleId="881">
    <w:name w:val="Endnote Text Char"/>
    <w:link w:val="880"/>
    <w:uiPriority w:val="99"/>
    <w:rPr>
      <w:sz w:val="20"/>
    </w:rPr>
  </w:style>
  <w:style w:type="character" w:styleId="882">
    <w:name w:val="endnote reference"/>
    <w:basedOn w:val="895"/>
    <w:uiPriority w:val="99"/>
    <w:semiHidden/>
    <w:unhideWhenUsed/>
    <w:rPr>
      <w:vertAlign w:val="superscript"/>
    </w:rPr>
  </w:style>
  <w:style w:type="paragraph" w:styleId="883">
    <w:name w:val="TOC Heading"/>
    <w:uiPriority w:val="39"/>
    <w:unhideWhenUsed/>
  </w:style>
  <w:style w:type="paragraph" w:styleId="884">
    <w:name w:val="table of figures"/>
    <w:basedOn w:val="885"/>
    <w:next w:val="885"/>
    <w:uiPriority w:val="99"/>
    <w:unhideWhenUsed/>
    <w:pPr>
      <w:spacing w:after="0" w:afterAutospacing="0"/>
    </w:pPr>
  </w:style>
  <w:style w:type="paragraph" w:styleId="885" w:default="1">
    <w:name w:val="Normal"/>
    <w:next w:val="885"/>
    <w:link w:val="885"/>
    <w:rPr>
      <w:sz w:val="24"/>
      <w:szCs w:val="24"/>
      <w:lang w:val="en-US" w:bidi="ar-SA" w:eastAsia="en-US"/>
    </w:rPr>
  </w:style>
  <w:style w:type="paragraph" w:styleId="886">
    <w:name w:val="Heading 1"/>
    <w:basedOn w:val="885"/>
    <w:next w:val="885"/>
    <w:link w:val="885"/>
    <w:pPr>
      <w:keepNext/>
      <w:spacing w:before="240" w:after="60"/>
      <w:outlineLvl w:val="0"/>
    </w:pPr>
    <w:rPr>
      <w:rFonts w:ascii="Arial" w:hAnsi="Arial"/>
      <w:b/>
      <w:bCs/>
      <w:sz w:val="32"/>
      <w:szCs w:val="32"/>
    </w:rPr>
  </w:style>
  <w:style w:type="paragraph" w:styleId="887">
    <w:name w:val="Heading 2"/>
    <w:basedOn w:val="885"/>
    <w:next w:val="885"/>
    <w:link w:val="885"/>
    <w:pPr>
      <w:keepNext/>
      <w:spacing w:before="240" w:after="60"/>
      <w:outlineLvl w:val="1"/>
    </w:pPr>
    <w:rPr>
      <w:rFonts w:ascii="Arial" w:hAnsi="Arial"/>
      <w:b/>
      <w:bCs/>
      <w:i/>
      <w:iCs/>
      <w:sz w:val="28"/>
      <w:szCs w:val="28"/>
    </w:rPr>
  </w:style>
  <w:style w:type="paragraph" w:styleId="888">
    <w:name w:val="Heading 3"/>
    <w:basedOn w:val="885"/>
    <w:next w:val="885"/>
    <w:link w:val="885"/>
    <w:pPr>
      <w:ind w:left="5040"/>
      <w:keepNext/>
      <w:spacing w:before="240" w:after="60"/>
      <w:outlineLvl w:val="2"/>
    </w:pPr>
    <w:rPr>
      <w:rFonts w:ascii="Arial" w:hAnsi="Arial"/>
      <w:sz w:val="28"/>
      <w:szCs w:val="26"/>
    </w:rPr>
  </w:style>
  <w:style w:type="paragraph" w:styleId="889">
    <w:name w:val="Heading 4"/>
    <w:basedOn w:val="885"/>
    <w:next w:val="885"/>
    <w:link w:val="885"/>
    <w:pPr>
      <w:numPr>
        <w:ilvl w:val="3"/>
        <w:numId w:val="1"/>
      </w:numPr>
      <w:keepNext/>
      <w:tabs>
        <w:tab w:val="left" w:pos="864" w:leader="none"/>
      </w:tabs>
      <w:outlineLvl w:val="3"/>
    </w:pPr>
    <w:rPr>
      <w:b/>
      <w:bCs/>
    </w:rPr>
  </w:style>
  <w:style w:type="paragraph" w:styleId="890">
    <w:name w:val="Heading 5"/>
    <w:basedOn w:val="885"/>
    <w:next w:val="885"/>
    <w:link w:val="885"/>
    <w:pPr>
      <w:numPr>
        <w:ilvl w:val="4"/>
        <w:numId w:val="1"/>
      </w:numPr>
      <w:keepNext/>
      <w:tabs>
        <w:tab w:val="left" w:pos="1008" w:leader="none"/>
      </w:tabs>
      <w:outlineLvl w:val="4"/>
    </w:pPr>
    <w:rPr>
      <w:b/>
      <w:bCs/>
    </w:rPr>
  </w:style>
  <w:style w:type="paragraph" w:styleId="891">
    <w:name w:val="Heading 6"/>
    <w:basedOn w:val="885"/>
    <w:next w:val="885"/>
    <w:link w:val="885"/>
    <w:pPr>
      <w:numPr>
        <w:ilvl w:val="5"/>
        <w:numId w:val="1"/>
      </w:numPr>
      <w:jc w:val="center"/>
      <w:keepNext/>
      <w:tabs>
        <w:tab w:val="left" w:pos="1152" w:leader="none"/>
      </w:tabs>
      <w:outlineLvl w:val="5"/>
    </w:pPr>
    <w:rPr>
      <w:b/>
      <w:bCs/>
      <w:sz w:val="72"/>
    </w:rPr>
  </w:style>
  <w:style w:type="paragraph" w:styleId="892">
    <w:name w:val="Heading 7"/>
    <w:basedOn w:val="885"/>
    <w:next w:val="885"/>
    <w:link w:val="885"/>
    <w:pPr>
      <w:numPr>
        <w:ilvl w:val="6"/>
        <w:numId w:val="1"/>
      </w:numPr>
      <w:spacing w:before="240" w:after="60"/>
      <w:tabs>
        <w:tab w:val="left" w:pos="1296" w:leader="none"/>
      </w:tabs>
      <w:outlineLvl w:val="6"/>
    </w:pPr>
  </w:style>
  <w:style w:type="paragraph" w:styleId="893">
    <w:name w:val="Heading 8"/>
    <w:basedOn w:val="885"/>
    <w:next w:val="885"/>
    <w:link w:val="885"/>
    <w:pPr>
      <w:numPr>
        <w:ilvl w:val="7"/>
        <w:numId w:val="1"/>
      </w:numPr>
      <w:spacing w:before="240" w:after="60"/>
      <w:tabs>
        <w:tab w:val="left" w:pos="1440" w:leader="none"/>
      </w:tabs>
      <w:outlineLvl w:val="7"/>
    </w:pPr>
    <w:rPr>
      <w:i/>
      <w:iCs/>
    </w:rPr>
  </w:style>
  <w:style w:type="paragraph" w:styleId="894">
    <w:name w:val="Heading 9"/>
    <w:basedOn w:val="885"/>
    <w:next w:val="885"/>
    <w:link w:val="885"/>
    <w:pPr>
      <w:numPr>
        <w:ilvl w:val="8"/>
        <w:numId w:val="1"/>
      </w:numPr>
      <w:spacing w:before="240" w:after="60"/>
      <w:tabs>
        <w:tab w:val="left" w:pos="1584" w:leader="none"/>
      </w:tabs>
      <w:outlineLvl w:val="8"/>
    </w:pPr>
    <w:rPr>
      <w:rFonts w:ascii="Arial" w:hAnsi="Arial"/>
      <w:sz w:val="22"/>
      <w:szCs w:val="22"/>
    </w:rPr>
  </w:style>
  <w:style w:type="character" w:styleId="895" w:default="1">
    <w:name w:val="Default Paragraph Font"/>
    <w:next w:val="895"/>
    <w:link w:val="885"/>
    <w:semiHidden/>
  </w:style>
  <w:style w:type="table" w:styleId="896">
    <w:name w:val="Table Normal"/>
    <w:next w:val="896"/>
    <w:link w:val="885"/>
    <w:tblPr/>
  </w:style>
  <w:style w:type="paragraph" w:styleId="897">
    <w:name w:val="Balloon Text"/>
    <w:basedOn w:val="885"/>
    <w:next w:val="897"/>
    <w:link w:val="898"/>
    <w:rPr>
      <w:rFonts w:ascii="Tahoma" w:hAnsi="Tahoma"/>
      <w:sz w:val="16"/>
      <w:szCs w:val="16"/>
    </w:rPr>
  </w:style>
  <w:style w:type="character" w:styleId="898">
    <w:name w:val="Balloon Text Char"/>
    <w:next w:val="898"/>
    <w:link w:val="897"/>
    <w:semiHidden/>
    <w:rPr>
      <w:rFonts w:ascii="Tahoma" w:hAnsi="Tahoma"/>
      <w:sz w:val="16"/>
      <w:szCs w:val="16"/>
    </w:rPr>
  </w:style>
  <w:style w:type="paragraph" w:styleId="899">
    <w:name w:val="Body Text"/>
    <w:basedOn w:val="885"/>
    <w:next w:val="899"/>
    <w:link w:val="885"/>
    <w:semiHidden/>
    <w:pPr>
      <w:jc w:val="center"/>
    </w:pPr>
  </w:style>
  <w:style w:type="paragraph" w:styleId="900">
    <w:name w:val="Body Text 2"/>
    <w:basedOn w:val="885"/>
    <w:next w:val="900"/>
    <w:link w:val="885"/>
    <w:semiHidden/>
    <w:rPr>
      <w:i/>
      <w:iCs/>
    </w:rPr>
  </w:style>
  <w:style w:type="paragraph" w:styleId="901">
    <w:name w:val="Body Text 3"/>
    <w:basedOn w:val="885"/>
    <w:next w:val="901"/>
    <w:link w:val="885"/>
    <w:rPr>
      <w:sz w:val="20"/>
    </w:rPr>
  </w:style>
  <w:style w:type="paragraph" w:styleId="902">
    <w:name w:val="Body Text Indent"/>
    <w:basedOn w:val="885"/>
    <w:next w:val="902"/>
    <w:link w:val="885"/>
    <w:semiHidden/>
    <w:pPr>
      <w:ind w:left="360"/>
    </w:pPr>
  </w:style>
  <w:style w:type="paragraph" w:styleId="903">
    <w:name w:val="Body Text Indent 2"/>
    <w:basedOn w:val="885"/>
    <w:next w:val="903"/>
    <w:link w:val="885"/>
    <w:semiHidden/>
    <w:pPr>
      <w:ind w:left="360"/>
      <w:jc w:val="both"/>
    </w:pPr>
    <w:rPr>
      <w:i/>
      <w:sz w:val="20"/>
    </w:rPr>
  </w:style>
  <w:style w:type="paragraph" w:styleId="904">
    <w:name w:val="Body Text Indent 3"/>
    <w:basedOn w:val="885"/>
    <w:next w:val="904"/>
    <w:link w:val="885"/>
    <w:semiHidden/>
    <w:pPr>
      <w:ind w:left="390"/>
      <w:jc w:val="both"/>
    </w:pPr>
    <w:rPr>
      <w:i/>
      <w:sz w:val="20"/>
    </w:rPr>
  </w:style>
  <w:style w:type="character" w:styleId="905">
    <w:name w:val="FollowedHyperlink"/>
    <w:next w:val="905"/>
    <w:link w:val="885"/>
    <w:semiHidden/>
    <w:rPr>
      <w:color w:val="800080"/>
      <w:u w:val="single"/>
    </w:rPr>
  </w:style>
  <w:style w:type="paragraph" w:styleId="906">
    <w:name w:val="Footer"/>
    <w:basedOn w:val="885"/>
    <w:next w:val="906"/>
    <w:link w:val="885"/>
    <w:semiHidden/>
    <w:pPr>
      <w:tabs>
        <w:tab w:val="center" w:pos="4320" w:leader="none"/>
        <w:tab w:val="right" w:pos="8640" w:leader="none"/>
      </w:tabs>
    </w:pPr>
  </w:style>
  <w:style w:type="paragraph" w:styleId="907">
    <w:name w:val="Header"/>
    <w:basedOn w:val="885"/>
    <w:next w:val="907"/>
    <w:link w:val="885"/>
    <w:semiHidden/>
    <w:pPr>
      <w:tabs>
        <w:tab w:val="center" w:pos="4320" w:leader="none"/>
        <w:tab w:val="right" w:pos="8640" w:leader="none"/>
      </w:tabs>
    </w:pPr>
  </w:style>
  <w:style w:type="character" w:styleId="908">
    <w:name w:val="HTML Variable"/>
    <w:next w:val="908"/>
    <w:link w:val="885"/>
    <w:semiHidden/>
    <w:rPr>
      <w:i/>
      <w:iCs/>
    </w:rPr>
  </w:style>
  <w:style w:type="character" w:styleId="909">
    <w:name w:val="Hyperlink"/>
    <w:next w:val="909"/>
    <w:link w:val="885"/>
    <w:semiHidden/>
    <w:rPr>
      <w:color w:val="0000FF"/>
      <w:u w:val="single"/>
    </w:rPr>
  </w:style>
  <w:style w:type="paragraph" w:styleId="910">
    <w:name w:val="Normal (Web)"/>
    <w:basedOn w:val="885"/>
    <w:next w:val="910"/>
    <w:link w:val="885"/>
    <w:semiHidden/>
    <w:pPr>
      <w:spacing w:before="100" w:beforeAutospacing="1" w:after="100" w:afterAutospacing="1"/>
    </w:pPr>
    <w:rPr>
      <w:sz w:val="16"/>
      <w:szCs w:val="16"/>
    </w:rPr>
  </w:style>
  <w:style w:type="character" w:styleId="911">
    <w:name w:val="Page Number"/>
    <w:basedOn w:val="895"/>
    <w:next w:val="911"/>
    <w:link w:val="885"/>
    <w:semiHidden/>
  </w:style>
  <w:style w:type="paragraph" w:styleId="912">
    <w:name w:val="Subtitle"/>
    <w:basedOn w:val="885"/>
    <w:next w:val="912"/>
    <w:link w:val="885"/>
    <w:pPr>
      <w:jc w:val="both"/>
      <w:keepNext/>
      <w:spacing w:before="240" w:after="60"/>
    </w:pPr>
    <w:rPr>
      <w:rFonts w:ascii="Verdana" w:hAnsi="Verdana"/>
      <w:b/>
      <w:szCs w:val="20"/>
    </w:rPr>
  </w:style>
  <w:style w:type="paragraph" w:styleId="913">
    <w:name w:val="Title"/>
    <w:basedOn w:val="885"/>
    <w:next w:val="913"/>
    <w:link w:val="885"/>
    <w:pPr>
      <w:jc w:val="center"/>
      <w:spacing w:before="240" w:after="60"/>
      <w:outlineLvl w:val="0"/>
    </w:pPr>
    <w:rPr>
      <w:rFonts w:ascii="Arial" w:hAnsi="Arial"/>
      <w:b/>
      <w:bCs/>
      <w:sz w:val="32"/>
      <w:szCs w:val="32"/>
    </w:rPr>
  </w:style>
  <w:style w:type="paragraph" w:styleId="914">
    <w:name w:val="toc 1"/>
    <w:basedOn w:val="885"/>
    <w:next w:val="885"/>
    <w:link w:val="885"/>
    <w:semiHidden/>
    <w:pPr>
      <w:spacing w:before="240" w:after="120"/>
    </w:pPr>
    <w:rPr>
      <w:b/>
      <w:bCs/>
    </w:rPr>
  </w:style>
  <w:style w:type="paragraph" w:styleId="915">
    <w:name w:val="toc 2"/>
    <w:basedOn w:val="885"/>
    <w:next w:val="885"/>
    <w:link w:val="885"/>
    <w:semiHidden/>
    <w:pPr>
      <w:ind w:left="240"/>
      <w:spacing w:before="120"/>
    </w:pPr>
    <w:rPr>
      <w:i/>
      <w:iCs/>
    </w:rPr>
  </w:style>
  <w:style w:type="paragraph" w:styleId="916">
    <w:name w:val="toc 3"/>
    <w:basedOn w:val="885"/>
    <w:next w:val="885"/>
    <w:link w:val="885"/>
    <w:semiHidden/>
    <w:pPr>
      <w:ind w:left="720" w:hanging="240"/>
      <w:tabs>
        <w:tab w:val="left" w:pos="1440" w:leader="none"/>
        <w:tab w:val="right" w:pos="9350" w:leader="dot"/>
      </w:tabs>
    </w:pPr>
    <w:rPr>
      <w:sz w:val="20"/>
    </w:rPr>
  </w:style>
  <w:style w:type="paragraph" w:styleId="917">
    <w:name w:val="toc 4"/>
    <w:basedOn w:val="885"/>
    <w:next w:val="885"/>
    <w:link w:val="885"/>
    <w:semiHidden/>
    <w:pPr>
      <w:ind w:left="720"/>
    </w:pPr>
  </w:style>
  <w:style w:type="paragraph" w:styleId="918">
    <w:name w:val="toc 5"/>
    <w:basedOn w:val="885"/>
    <w:next w:val="885"/>
    <w:link w:val="885"/>
    <w:semiHidden/>
    <w:pPr>
      <w:ind w:left="960"/>
    </w:pPr>
  </w:style>
  <w:style w:type="paragraph" w:styleId="919">
    <w:name w:val="toc 6"/>
    <w:basedOn w:val="885"/>
    <w:next w:val="885"/>
    <w:link w:val="885"/>
    <w:semiHidden/>
    <w:pPr>
      <w:ind w:left="1200"/>
    </w:pPr>
  </w:style>
  <w:style w:type="paragraph" w:styleId="920">
    <w:name w:val="toc 7"/>
    <w:basedOn w:val="885"/>
    <w:next w:val="885"/>
    <w:link w:val="885"/>
    <w:semiHidden/>
    <w:pPr>
      <w:ind w:left="1440"/>
    </w:pPr>
  </w:style>
  <w:style w:type="paragraph" w:styleId="921">
    <w:name w:val="toc 8"/>
    <w:basedOn w:val="885"/>
    <w:next w:val="885"/>
    <w:link w:val="885"/>
    <w:semiHidden/>
    <w:pPr>
      <w:ind w:left="1680"/>
    </w:pPr>
  </w:style>
  <w:style w:type="paragraph" w:styleId="922">
    <w:name w:val="toc 9"/>
    <w:basedOn w:val="885"/>
    <w:next w:val="885"/>
    <w:link w:val="885"/>
    <w:semiHidden/>
    <w:pPr>
      <w:ind w:left="1920"/>
    </w:pPr>
  </w:style>
  <w:style w:type="paragraph" w:styleId="923">
    <w:name w:val="title1"/>
    <w:basedOn w:val="885"/>
    <w:next w:val="923"/>
    <w:link w:val="885"/>
    <w:pPr>
      <w:jc w:val="center"/>
    </w:pPr>
  </w:style>
  <w:style w:type="paragraph" w:styleId="924">
    <w:name w:val="title 2"/>
    <w:basedOn w:val="885"/>
    <w:next w:val="924"/>
    <w:link w:val="885"/>
    <w:rPr>
      <w:b/>
      <w:i/>
      <w:sz w:val="20"/>
    </w:rPr>
  </w:style>
  <w:style w:type="paragraph" w:styleId="925">
    <w:name w:val="SRSH1"/>
    <w:basedOn w:val="886"/>
    <w:next w:val="925"/>
    <w:link w:val="885"/>
    <w:pPr>
      <w:numPr>
        <w:ilvl w:val="0"/>
        <w:numId w:val="2"/>
      </w:numPr>
      <w:tabs>
        <w:tab w:val="left" w:pos="1800" w:leader="none"/>
      </w:tabs>
    </w:pPr>
    <w:rPr>
      <w:rFonts w:ascii="Verdana" w:hAnsi="Verdana"/>
      <w:sz w:val="22"/>
    </w:rPr>
  </w:style>
  <w:style w:type="paragraph" w:styleId="926">
    <w:name w:val="SRSH2"/>
    <w:basedOn w:val="887"/>
    <w:next w:val="926"/>
    <w:link w:val="885"/>
    <w:pPr>
      <w:numPr>
        <w:ilvl w:val="1"/>
        <w:numId w:val="3"/>
      </w:numPr>
      <w:tabs>
        <w:tab w:val="left" w:pos="360" w:leader="none"/>
      </w:tabs>
    </w:pPr>
    <w:rPr>
      <w:i w:val="0"/>
      <w:sz w:val="24"/>
    </w:rPr>
  </w:style>
  <w:style w:type="paragraph" w:styleId="927">
    <w:name w:val="h1"/>
    <w:basedOn w:val="885"/>
    <w:next w:val="927"/>
    <w:link w:val="885"/>
    <w:rPr>
      <w:rFonts w:ascii="Arial" w:hAnsi="Arial"/>
      <w:b/>
      <w:sz w:val="28"/>
    </w:rPr>
  </w:style>
  <w:style w:type="paragraph" w:styleId="928">
    <w:name w:val="H2"/>
    <w:basedOn w:val="885"/>
    <w:next w:val="928"/>
    <w:link w:val="885"/>
    <w:rPr>
      <w:b/>
      <w:sz w:val="28"/>
    </w:rPr>
  </w:style>
  <w:style w:type="paragraph" w:styleId="929">
    <w:name w:val="H3"/>
    <w:basedOn w:val="885"/>
    <w:next w:val="929"/>
    <w:link w:val="885"/>
    <w:rPr>
      <w:b/>
    </w:rPr>
  </w:style>
  <w:style w:type="paragraph" w:styleId="930">
    <w:name w:val="doctitle"/>
    <w:basedOn w:val="885"/>
    <w:next w:val="930"/>
    <w:link w:val="885"/>
    <w:pPr>
      <w:jc w:val="center"/>
      <w:spacing w:before="720" w:after="240"/>
    </w:pPr>
    <w:rPr>
      <w:rFonts w:ascii="Century Gothic" w:hAnsi="Century Gothic"/>
      <w:b/>
      <w:bCs/>
      <w:sz w:val="72"/>
    </w:rPr>
  </w:style>
  <w:style w:type="paragraph" w:styleId="931">
    <w:name w:val="special"/>
    <w:basedOn w:val="930"/>
    <w:next w:val="931"/>
    <w:link w:val="885"/>
    <w:pPr>
      <w:jc w:val="left"/>
      <w:spacing w:before="0" w:after="0"/>
    </w:pPr>
    <w:rPr>
      <w:rFonts w:ascii="Arial" w:hAnsi="Arial"/>
      <w:sz w:val="28"/>
    </w:rPr>
  </w:style>
  <w:style w:type="paragraph" w:styleId="932">
    <w:name w:val="Table Entry"/>
    <w:basedOn w:val="885"/>
    <w:next w:val="932"/>
    <w:link w:val="885"/>
    <w:rPr>
      <w:rFonts w:ascii="Verdana" w:hAnsi="Verdana"/>
      <w:color w:val="000000"/>
      <w:sz w:val="16"/>
      <w:szCs w:val="20"/>
    </w:rPr>
  </w:style>
  <w:style w:type="paragraph" w:styleId="933">
    <w:name w:val="Table Heading"/>
    <w:basedOn w:val="932"/>
    <w:next w:val="933"/>
    <w:link w:val="885"/>
    <w:rPr>
      <w:b/>
      <w:color w:val="FFFFFF"/>
    </w:rPr>
  </w:style>
  <w:style w:type="paragraph" w:styleId="934">
    <w:name w:val="List Bullet First Item"/>
    <w:basedOn w:val="885"/>
    <w:next w:val="934"/>
    <w:link w:val="885"/>
    <w:pPr>
      <w:numPr>
        <w:ilvl w:val="0"/>
        <w:numId w:val="4"/>
      </w:numPr>
      <w:spacing w:before="120"/>
      <w:tabs>
        <w:tab w:val="left" w:pos="360" w:leader="none"/>
      </w:tabs>
    </w:pPr>
    <w:rPr>
      <w:rFonts w:ascii="Verdana" w:hAnsi="Verdana"/>
      <w:sz w:val="20"/>
      <w:szCs w:val="20"/>
    </w:rPr>
  </w:style>
  <w:style w:type="numbering" w:styleId="935" w:default="1">
    <w:name w:val="No List"/>
    <w:uiPriority w:val="99"/>
    <w:semiHidden/>
    <w:unhideWhenUsed/>
  </w:style>
  <w:style w:type="table" w:styleId="936" w:default="1">
    <w:name w:val="Normal Table"/>
    <w:uiPriority w:val="99"/>
    <w:semiHidden/>
    <w:unhideWhenUsed/>
    <w:tblPr/>
  </w:style>
  <w:style w:type="paragraph" w:styleId="937">
    <w:name w:val="Table Paragraph"/>
    <w:uiPriority w:val="1"/>
    <w:qFormat/>
    <w:pPr>
      <w:contextualSpacing w:val="0"/>
      <w:ind w:left="97" w:right="0" w:firstLine="0"/>
      <w:jc w:val="left"/>
      <w:keepLines w:val="0"/>
      <w:keepNext w:val="0"/>
      <w:pageBreakBefore w:val="0"/>
      <w:spacing w:before="0" w:beforeAutospacing="0" w:after="0" w:afterAutospacing="0" w:line="240" w:lineRule="auto"/>
      <w:shd w:val="nil" w:color="000000"/>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cs="Times New Roman" w:eastAsia="Times New Roman"/>
      <w:b w:val="0"/>
      <w:bCs w:val="0"/>
      <w:i w:val="0"/>
      <w:iCs w:val="0"/>
      <w:caps w:val="0"/>
      <w:smallCaps w:val="0"/>
      <w:strike w:val="false"/>
      <w:vanish w:val="false"/>
      <w:color w:val="auto"/>
      <w:spacing w:val="0"/>
      <w:position w:val="0"/>
      <w:sz w:val="22"/>
      <w:szCs w:val="22"/>
      <w:highlight w:val="none"/>
      <w:u w:val="none"/>
      <w:vertAlign w:val="baseline"/>
      <w:rtl w:val="false"/>
      <w:cs w:val="false"/>
      <w:lang w:val="en-US" w:bidi="ar-SA" w:eastAsia="en-U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2022-07-15T07:00:22Z</dcterms:modified>
</cp:coreProperties>
</file>